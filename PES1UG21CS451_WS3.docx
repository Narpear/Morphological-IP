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93BB5E" w14:textId="77777777" w:rsidR="001D3F63" w:rsidRDefault="003E0CE5">
      <w:pPr>
        <w:pStyle w:val="Title"/>
        <w:rPr>
          <w:sz w:val="32"/>
          <w:szCs w:val="32"/>
        </w:rPr>
      </w:pPr>
      <w:bookmarkStart w:id="0" w:name="_esydbrmgyi20" w:colFirst="0" w:colLast="0"/>
      <w:bookmarkEnd w:id="0"/>
      <w:r>
        <w:t xml:space="preserve">Worksheet 3: </w:t>
      </w:r>
      <w:r>
        <w:rPr>
          <w:sz w:val="32"/>
          <w:szCs w:val="32"/>
        </w:rPr>
        <w:t>Morphological processing + Segmentation</w:t>
      </w:r>
    </w:p>
    <w:p w14:paraId="2E93BB5F" w14:textId="644AF517" w:rsidR="001D3F63" w:rsidRPr="00466D74" w:rsidRDefault="003E0CE5">
      <w:pPr>
        <w:rPr>
          <w:b/>
          <w:color w:val="31849B" w:themeColor="accent5" w:themeShade="BF"/>
        </w:rPr>
      </w:pPr>
      <w:r>
        <w:rPr>
          <w:b/>
        </w:rPr>
        <w:t>Name:</w:t>
      </w:r>
      <w:r w:rsidR="00EA1BD9">
        <w:rPr>
          <w:b/>
        </w:rPr>
        <w:t xml:space="preserve">     </w:t>
      </w:r>
      <w:r w:rsidR="00EA1BD9" w:rsidRPr="00466D74">
        <w:rPr>
          <w:b/>
          <w:color w:val="31849B" w:themeColor="accent5" w:themeShade="BF"/>
        </w:rPr>
        <w:t>Prerana Sanjay Kulkarni</w:t>
      </w:r>
    </w:p>
    <w:p w14:paraId="2E93BB60" w14:textId="56434921" w:rsidR="001D3F63" w:rsidRDefault="003E0CE5" w:rsidP="00EA1BD9">
      <w:pPr>
        <w:tabs>
          <w:tab w:val="left" w:pos="2600"/>
        </w:tabs>
        <w:rPr>
          <w:b/>
        </w:rPr>
      </w:pPr>
      <w:r>
        <w:rPr>
          <w:b/>
        </w:rPr>
        <w:t>SRN:</w:t>
      </w:r>
      <w:r w:rsidR="00EA1BD9">
        <w:rPr>
          <w:b/>
        </w:rPr>
        <w:t xml:space="preserve">       </w:t>
      </w:r>
      <w:r w:rsidR="00EA1BD9" w:rsidRPr="00EA1BD9">
        <w:rPr>
          <w:b/>
          <w:color w:val="31849B" w:themeColor="accent5" w:themeShade="BF"/>
        </w:rPr>
        <w:t>PES1UG21CS451</w:t>
      </w:r>
    </w:p>
    <w:p w14:paraId="2E93BB61" w14:textId="77777777" w:rsidR="001D3F63" w:rsidRDefault="003E0CE5">
      <w:r>
        <w:t>Unit 3</w:t>
      </w:r>
    </w:p>
    <w:p w14:paraId="2E93BB62" w14:textId="77777777" w:rsidR="001D3F63" w:rsidRDefault="003E0CE5">
      <w:r>
        <w:t>2024</w:t>
      </w:r>
    </w:p>
    <w:p w14:paraId="2E93BB63" w14:textId="77777777" w:rsidR="001D3F63" w:rsidRDefault="003E0CE5">
      <w:pPr>
        <w:rPr>
          <w:i/>
        </w:rPr>
      </w:pPr>
      <w:r>
        <w:rPr>
          <w:b/>
          <w:i/>
        </w:rPr>
        <w:t>Submission format</w:t>
      </w:r>
      <w:r>
        <w:rPr>
          <w:i/>
        </w:rPr>
        <w:t>:</w:t>
      </w:r>
    </w:p>
    <w:p w14:paraId="2E93BB64" w14:textId="77777777" w:rsidR="001D3F63" w:rsidRDefault="003E0CE5">
      <w:pPr>
        <w:rPr>
          <w:i/>
        </w:rPr>
      </w:pPr>
      <w:r>
        <w:rPr>
          <w:i/>
        </w:rPr>
        <w:t>Make a copy of this doc -</w:t>
      </w:r>
      <w:proofErr w:type="gramStart"/>
      <w:r>
        <w:rPr>
          <w:i/>
        </w:rPr>
        <w:t>&gt;  type</w:t>
      </w:r>
      <w:proofErr w:type="gramEnd"/>
      <w:r>
        <w:rPr>
          <w:i/>
        </w:rPr>
        <w:t xml:space="preserve"> your answers/code + the output image after each question.</w:t>
      </w:r>
    </w:p>
    <w:p w14:paraId="2E93BB65" w14:textId="77777777" w:rsidR="001D3F63" w:rsidRDefault="001D3F63">
      <w:pPr>
        <w:rPr>
          <w:i/>
        </w:rPr>
      </w:pPr>
    </w:p>
    <w:p w14:paraId="2E93BB66" w14:textId="77777777" w:rsidR="001D3F63" w:rsidRDefault="001D3F63"/>
    <w:p w14:paraId="2E93BB67" w14:textId="77777777" w:rsidR="001D3F63" w:rsidRPr="00714A31" w:rsidRDefault="003E0CE5">
      <w:pPr>
        <w:numPr>
          <w:ilvl w:val="0"/>
          <w:numId w:val="1"/>
        </w:numPr>
        <w:rPr>
          <w:b/>
          <w:bCs/>
          <w:highlight w:val="cyan"/>
          <w:rPrChange w:id="1" w:author="Prerana Kulkarni" w:date="2024-03-23T00:01:00Z" w16du:dateUtc="2024-03-22T18:31:00Z">
            <w:rPr/>
          </w:rPrChange>
        </w:rPr>
      </w:pPr>
      <w:r w:rsidRPr="00714A31">
        <w:rPr>
          <w:b/>
          <w:bCs/>
          <w:highlight w:val="cyan"/>
          <w:rPrChange w:id="2" w:author="Prerana Kulkarni" w:date="2024-03-23T00:01:00Z" w16du:dateUtc="2024-03-22T18:31:00Z">
            <w:rPr/>
          </w:rPrChange>
        </w:rPr>
        <w:t>Using the x31_f18.tif image perform the following:</w:t>
      </w:r>
    </w:p>
    <w:p w14:paraId="5684116C" w14:textId="77777777" w:rsidR="009F3CE9" w:rsidRDefault="009F3CE9" w:rsidP="009F3CE9">
      <w:pPr>
        <w:ind w:left="720"/>
      </w:pPr>
    </w:p>
    <w:p w14:paraId="2E93BB68" w14:textId="77777777" w:rsidR="001D3F63" w:rsidRDefault="003E0CE5">
      <w:pPr>
        <w:numPr>
          <w:ilvl w:val="1"/>
          <w:numId w:val="1"/>
        </w:numPr>
      </w:pPr>
      <w:r>
        <w:t>Use Erosion on the image and display.</w:t>
      </w:r>
    </w:p>
    <w:p w14:paraId="6C6A053B" w14:textId="77777777" w:rsidR="009F3CE9" w:rsidRDefault="009F3CE9" w:rsidP="00662F59">
      <w:pPr>
        <w:ind w:left="1440"/>
      </w:pPr>
    </w:p>
    <w:p w14:paraId="5062AF49" w14:textId="77777777" w:rsidR="00F155E4" w:rsidRPr="00F155E4" w:rsidRDefault="00F155E4">
      <w:pPr>
        <w:spacing w:line="240" w:lineRule="auto"/>
        <w:ind w:left="1440"/>
        <w:rPr>
          <w:ins w:id="3" w:author="Prerana Kulkarni" w:date="2024-03-22T23:43:00Z" w16du:dateUtc="2024-03-22T18:13:00Z"/>
          <w:rFonts w:ascii="Consolas" w:eastAsia="Times New Roman" w:hAnsi="Consolas" w:cs="Times New Roman"/>
          <w:sz w:val="20"/>
          <w:szCs w:val="20"/>
          <w:lang w:val="en-IN"/>
        </w:rPr>
        <w:pPrChange w:id="4" w:author="Prerana Kulkarni" w:date="2024-03-22T23:43:00Z" w16du:dateUtc="2024-03-22T18:13:00Z">
          <w:pPr>
            <w:spacing w:line="240" w:lineRule="auto"/>
          </w:pPr>
        </w:pPrChange>
      </w:pPr>
      <w:proofErr w:type="spellStart"/>
      <w:ins w:id="5" w:author="Prerana Kulkarni" w:date="2024-03-22T23:43:00Z" w16du:dateUtc="2024-03-22T18:13:00Z">
        <w:r w:rsidRPr="00F155E4">
          <w:rPr>
            <w:rFonts w:ascii="Consolas" w:eastAsia="Times New Roman" w:hAnsi="Consolas" w:cs="Times New Roman"/>
            <w:sz w:val="20"/>
            <w:szCs w:val="20"/>
            <w:lang w:val="en-IN"/>
          </w:rPr>
          <w:t>img</w:t>
        </w:r>
        <w:proofErr w:type="spellEnd"/>
        <w:r w:rsidRPr="00F155E4">
          <w:rPr>
            <w:rFonts w:ascii="Consolas" w:eastAsia="Times New Roman" w:hAnsi="Consolas" w:cs="Times New Roman"/>
            <w:sz w:val="20"/>
            <w:szCs w:val="20"/>
            <w:lang w:val="en-IN"/>
          </w:rPr>
          <w:t xml:space="preserve"> = </w:t>
        </w:r>
        <w:proofErr w:type="spellStart"/>
        <w:r w:rsidRPr="00F155E4">
          <w:rPr>
            <w:rFonts w:ascii="Consolas" w:eastAsia="Times New Roman" w:hAnsi="Consolas" w:cs="Times New Roman"/>
            <w:sz w:val="20"/>
            <w:szCs w:val="20"/>
            <w:lang w:val="en-IN"/>
          </w:rPr>
          <w:t>imread</w:t>
        </w:r>
        <w:proofErr w:type="spellEnd"/>
        <w:r w:rsidRPr="00F155E4">
          <w:rPr>
            <w:rFonts w:ascii="Consolas" w:eastAsia="Times New Roman" w:hAnsi="Consolas" w:cs="Times New Roman"/>
            <w:sz w:val="20"/>
            <w:szCs w:val="20"/>
            <w:lang w:val="en-IN"/>
          </w:rPr>
          <w:t>(</w:t>
        </w:r>
        <w:r w:rsidRPr="00F155E4">
          <w:rPr>
            <w:rFonts w:ascii="Consolas" w:eastAsia="Times New Roman" w:hAnsi="Consolas" w:cs="Times New Roman"/>
            <w:color w:val="A709F5"/>
            <w:sz w:val="20"/>
            <w:szCs w:val="20"/>
            <w:lang w:val="en-IN"/>
          </w:rPr>
          <w:t>'x31_f18.tif'</w:t>
        </w:r>
        <w:r w:rsidRPr="00F155E4">
          <w:rPr>
            <w:rFonts w:ascii="Consolas" w:eastAsia="Times New Roman" w:hAnsi="Consolas" w:cs="Times New Roman"/>
            <w:sz w:val="20"/>
            <w:szCs w:val="20"/>
            <w:lang w:val="en-IN"/>
          </w:rPr>
          <w:t>);</w:t>
        </w:r>
      </w:ins>
    </w:p>
    <w:p w14:paraId="74EB76C2" w14:textId="77777777" w:rsidR="00F155E4" w:rsidRPr="00F155E4" w:rsidRDefault="00F155E4">
      <w:pPr>
        <w:spacing w:line="240" w:lineRule="auto"/>
        <w:ind w:left="1440"/>
        <w:rPr>
          <w:ins w:id="6" w:author="Prerana Kulkarni" w:date="2024-03-22T23:43:00Z" w16du:dateUtc="2024-03-22T18:13:00Z"/>
          <w:rFonts w:ascii="Consolas" w:eastAsia="Times New Roman" w:hAnsi="Consolas" w:cs="Times New Roman"/>
          <w:sz w:val="20"/>
          <w:szCs w:val="20"/>
          <w:lang w:val="en-IN"/>
        </w:rPr>
        <w:pPrChange w:id="7" w:author="Prerana Kulkarni" w:date="2024-03-22T23:43:00Z" w16du:dateUtc="2024-03-22T18:13:00Z">
          <w:pPr>
            <w:spacing w:line="240" w:lineRule="auto"/>
          </w:pPr>
        </w:pPrChange>
      </w:pPr>
      <w:proofErr w:type="spellStart"/>
      <w:ins w:id="8" w:author="Prerana Kulkarni" w:date="2024-03-22T23:43:00Z" w16du:dateUtc="2024-03-22T18:13:00Z">
        <w:r w:rsidRPr="00F155E4">
          <w:rPr>
            <w:rFonts w:ascii="Consolas" w:eastAsia="Times New Roman" w:hAnsi="Consolas" w:cs="Times New Roman"/>
            <w:sz w:val="20"/>
            <w:szCs w:val="20"/>
            <w:lang w:val="en-IN"/>
          </w:rPr>
          <w:t>SE_erode</w:t>
        </w:r>
        <w:proofErr w:type="spellEnd"/>
        <w:r w:rsidRPr="00F155E4">
          <w:rPr>
            <w:rFonts w:ascii="Consolas" w:eastAsia="Times New Roman" w:hAnsi="Consolas" w:cs="Times New Roman"/>
            <w:sz w:val="20"/>
            <w:szCs w:val="20"/>
            <w:lang w:val="en-IN"/>
          </w:rPr>
          <w:t xml:space="preserve"> = </w:t>
        </w:r>
        <w:proofErr w:type="spellStart"/>
        <w:r w:rsidRPr="00F155E4">
          <w:rPr>
            <w:rFonts w:ascii="Consolas" w:eastAsia="Times New Roman" w:hAnsi="Consolas" w:cs="Times New Roman"/>
            <w:sz w:val="20"/>
            <w:szCs w:val="20"/>
            <w:lang w:val="en-IN"/>
          </w:rPr>
          <w:t>strel</w:t>
        </w:r>
        <w:proofErr w:type="spellEnd"/>
        <w:r w:rsidRPr="00F155E4">
          <w:rPr>
            <w:rFonts w:ascii="Consolas" w:eastAsia="Times New Roman" w:hAnsi="Consolas" w:cs="Times New Roman"/>
            <w:sz w:val="20"/>
            <w:szCs w:val="20"/>
            <w:lang w:val="en-IN"/>
          </w:rPr>
          <w:t>(</w:t>
        </w:r>
        <w:r w:rsidRPr="00F155E4">
          <w:rPr>
            <w:rFonts w:ascii="Consolas" w:eastAsia="Times New Roman" w:hAnsi="Consolas" w:cs="Times New Roman"/>
            <w:color w:val="A709F5"/>
            <w:sz w:val="20"/>
            <w:szCs w:val="20"/>
            <w:lang w:val="en-IN"/>
          </w:rPr>
          <w:t>'disk'</w:t>
        </w:r>
        <w:r w:rsidRPr="00F155E4">
          <w:rPr>
            <w:rFonts w:ascii="Consolas" w:eastAsia="Times New Roman" w:hAnsi="Consolas" w:cs="Times New Roman"/>
            <w:sz w:val="20"/>
            <w:szCs w:val="20"/>
            <w:lang w:val="en-IN"/>
          </w:rPr>
          <w:t>,8);</w:t>
        </w:r>
      </w:ins>
    </w:p>
    <w:p w14:paraId="0837D842" w14:textId="77777777" w:rsidR="00F155E4" w:rsidRPr="00F155E4" w:rsidRDefault="00F155E4">
      <w:pPr>
        <w:spacing w:line="240" w:lineRule="auto"/>
        <w:ind w:left="1440"/>
        <w:rPr>
          <w:ins w:id="9" w:author="Prerana Kulkarni" w:date="2024-03-22T23:43:00Z" w16du:dateUtc="2024-03-22T18:13:00Z"/>
          <w:rFonts w:ascii="Consolas" w:eastAsia="Times New Roman" w:hAnsi="Consolas" w:cs="Times New Roman"/>
          <w:sz w:val="20"/>
          <w:szCs w:val="20"/>
          <w:lang w:val="en-IN"/>
        </w:rPr>
        <w:pPrChange w:id="10" w:author="Prerana Kulkarni" w:date="2024-03-22T23:43:00Z" w16du:dateUtc="2024-03-22T18:13:00Z">
          <w:pPr>
            <w:spacing w:line="240" w:lineRule="auto"/>
          </w:pPr>
        </w:pPrChange>
      </w:pPr>
      <w:ins w:id="11" w:author="Prerana Kulkarni" w:date="2024-03-22T23:43:00Z" w16du:dateUtc="2024-03-22T18:13:00Z">
        <w:r w:rsidRPr="00F155E4">
          <w:rPr>
            <w:rFonts w:ascii="Consolas" w:eastAsia="Times New Roman" w:hAnsi="Consolas" w:cs="Times New Roman"/>
            <w:sz w:val="20"/>
            <w:szCs w:val="20"/>
            <w:lang w:val="en-IN"/>
          </w:rPr>
          <w:t xml:space="preserve">eroded = </w:t>
        </w:r>
        <w:proofErr w:type="spellStart"/>
        <w:r w:rsidRPr="00F155E4">
          <w:rPr>
            <w:rFonts w:ascii="Consolas" w:eastAsia="Times New Roman" w:hAnsi="Consolas" w:cs="Times New Roman"/>
            <w:sz w:val="20"/>
            <w:szCs w:val="20"/>
            <w:lang w:val="en-IN"/>
          </w:rPr>
          <w:t>imerode</w:t>
        </w:r>
        <w:proofErr w:type="spellEnd"/>
        <w:r w:rsidRPr="00F155E4">
          <w:rPr>
            <w:rFonts w:ascii="Consolas" w:eastAsia="Times New Roman" w:hAnsi="Consolas" w:cs="Times New Roman"/>
            <w:sz w:val="20"/>
            <w:szCs w:val="20"/>
            <w:lang w:val="en-IN"/>
          </w:rPr>
          <w:t>(</w:t>
        </w:r>
        <w:proofErr w:type="spellStart"/>
        <w:proofErr w:type="gramStart"/>
        <w:r w:rsidRPr="00F155E4">
          <w:rPr>
            <w:rFonts w:ascii="Consolas" w:eastAsia="Times New Roman" w:hAnsi="Consolas" w:cs="Times New Roman"/>
            <w:sz w:val="20"/>
            <w:szCs w:val="20"/>
            <w:lang w:val="en-IN"/>
          </w:rPr>
          <w:t>img,SE</w:t>
        </w:r>
        <w:proofErr w:type="gramEnd"/>
        <w:r w:rsidRPr="00F155E4">
          <w:rPr>
            <w:rFonts w:ascii="Consolas" w:eastAsia="Times New Roman" w:hAnsi="Consolas" w:cs="Times New Roman"/>
            <w:sz w:val="20"/>
            <w:szCs w:val="20"/>
            <w:lang w:val="en-IN"/>
          </w:rPr>
          <w:t>_erode</w:t>
        </w:r>
        <w:proofErr w:type="spellEnd"/>
        <w:r w:rsidRPr="00F155E4">
          <w:rPr>
            <w:rFonts w:ascii="Consolas" w:eastAsia="Times New Roman" w:hAnsi="Consolas" w:cs="Times New Roman"/>
            <w:sz w:val="20"/>
            <w:szCs w:val="20"/>
            <w:lang w:val="en-IN"/>
          </w:rPr>
          <w:t>);</w:t>
        </w:r>
      </w:ins>
    </w:p>
    <w:p w14:paraId="616FFF1E" w14:textId="77777777" w:rsidR="00F155E4" w:rsidRPr="00F155E4" w:rsidRDefault="00F155E4">
      <w:pPr>
        <w:spacing w:line="240" w:lineRule="auto"/>
        <w:ind w:left="1440"/>
        <w:rPr>
          <w:ins w:id="12" w:author="Prerana Kulkarni" w:date="2024-03-22T23:43:00Z" w16du:dateUtc="2024-03-22T18:13:00Z"/>
          <w:rFonts w:ascii="Consolas" w:eastAsia="Times New Roman" w:hAnsi="Consolas" w:cs="Times New Roman"/>
          <w:sz w:val="20"/>
          <w:szCs w:val="20"/>
          <w:lang w:val="en-IN"/>
        </w:rPr>
        <w:pPrChange w:id="13" w:author="Prerana Kulkarni" w:date="2024-03-22T23:43:00Z" w16du:dateUtc="2024-03-22T18:13:00Z">
          <w:pPr>
            <w:spacing w:line="240" w:lineRule="auto"/>
          </w:pPr>
        </w:pPrChange>
      </w:pPr>
      <w:proofErr w:type="spellStart"/>
      <w:ins w:id="14" w:author="Prerana Kulkarni" w:date="2024-03-22T23:43:00Z" w16du:dateUtc="2024-03-22T18:13:00Z">
        <w:r w:rsidRPr="00F155E4">
          <w:rPr>
            <w:rFonts w:ascii="Consolas" w:eastAsia="Times New Roman" w:hAnsi="Consolas" w:cs="Times New Roman"/>
            <w:sz w:val="20"/>
            <w:szCs w:val="20"/>
            <w:lang w:val="en-IN"/>
          </w:rPr>
          <w:t>imshow</w:t>
        </w:r>
        <w:proofErr w:type="spellEnd"/>
        <w:r w:rsidRPr="00F155E4">
          <w:rPr>
            <w:rFonts w:ascii="Consolas" w:eastAsia="Times New Roman" w:hAnsi="Consolas" w:cs="Times New Roman"/>
            <w:sz w:val="20"/>
            <w:szCs w:val="20"/>
            <w:lang w:val="en-IN"/>
          </w:rPr>
          <w:t>(eroded);</w:t>
        </w:r>
      </w:ins>
    </w:p>
    <w:p w14:paraId="147D829A" w14:textId="4E5726B6" w:rsidR="009F3CE9" w:rsidRPr="009F3CE9" w:rsidDel="00F155E4" w:rsidRDefault="009F3CE9" w:rsidP="009F3CE9">
      <w:pPr>
        <w:spacing w:line="240" w:lineRule="auto"/>
        <w:ind w:left="1440"/>
        <w:rPr>
          <w:del w:id="15" w:author="Prerana Kulkarni" w:date="2024-03-22T23:43:00Z" w16du:dateUtc="2024-03-22T18:13:00Z"/>
          <w:rFonts w:ascii="Consolas" w:eastAsia="Times New Roman" w:hAnsi="Consolas" w:cs="Times New Roman"/>
          <w:sz w:val="20"/>
          <w:szCs w:val="20"/>
          <w:lang w:val="en-IN"/>
        </w:rPr>
      </w:pPr>
      <w:del w:id="16" w:author="Prerana Kulkarni" w:date="2024-03-22T23:43:00Z" w16du:dateUtc="2024-03-22T18:13:00Z">
        <w:r w:rsidRPr="009F3CE9" w:rsidDel="00F155E4">
          <w:rPr>
            <w:rFonts w:ascii="Consolas" w:eastAsia="Times New Roman" w:hAnsi="Consolas" w:cs="Times New Roman"/>
            <w:sz w:val="20"/>
            <w:szCs w:val="20"/>
            <w:lang w:val="en-IN"/>
          </w:rPr>
          <w:delText>img = imread(</w:delText>
        </w:r>
        <w:r w:rsidRPr="009F3CE9" w:rsidDel="00F155E4">
          <w:rPr>
            <w:rFonts w:ascii="Consolas" w:eastAsia="Times New Roman" w:hAnsi="Consolas" w:cs="Times New Roman"/>
            <w:color w:val="A709F5"/>
            <w:sz w:val="20"/>
            <w:szCs w:val="20"/>
            <w:lang w:val="en-IN"/>
          </w:rPr>
          <w:delText>'x31_f18.tif'</w:delText>
        </w:r>
        <w:r w:rsidRPr="009F3CE9" w:rsidDel="00F155E4">
          <w:rPr>
            <w:rFonts w:ascii="Consolas" w:eastAsia="Times New Roman" w:hAnsi="Consolas" w:cs="Times New Roman"/>
            <w:sz w:val="20"/>
            <w:szCs w:val="20"/>
            <w:lang w:val="en-IN"/>
          </w:rPr>
          <w:delText>);</w:delText>
        </w:r>
      </w:del>
    </w:p>
    <w:p w14:paraId="2E081D85" w14:textId="72CA8BE7" w:rsidR="009F3CE9" w:rsidRPr="009F3CE9" w:rsidDel="00F155E4" w:rsidRDefault="009F3CE9" w:rsidP="009F3CE9">
      <w:pPr>
        <w:spacing w:line="240" w:lineRule="auto"/>
        <w:ind w:left="1440"/>
        <w:rPr>
          <w:del w:id="17" w:author="Prerana Kulkarni" w:date="2024-03-22T23:43:00Z" w16du:dateUtc="2024-03-22T18:13:00Z"/>
          <w:rFonts w:ascii="Consolas" w:eastAsia="Times New Roman" w:hAnsi="Consolas" w:cs="Times New Roman"/>
          <w:sz w:val="20"/>
          <w:szCs w:val="20"/>
          <w:lang w:val="en-IN"/>
        </w:rPr>
      </w:pPr>
      <w:del w:id="18" w:author="Prerana Kulkarni" w:date="2024-03-22T23:43:00Z" w16du:dateUtc="2024-03-22T18:13:00Z">
        <w:r w:rsidRPr="009F3CE9" w:rsidDel="00F155E4">
          <w:rPr>
            <w:rFonts w:ascii="Consolas" w:eastAsia="Times New Roman" w:hAnsi="Consolas" w:cs="Times New Roman"/>
            <w:sz w:val="20"/>
            <w:szCs w:val="20"/>
            <w:lang w:val="en-IN"/>
          </w:rPr>
          <w:delText>xe = strel(</w:delText>
        </w:r>
        <w:r w:rsidRPr="009F3CE9" w:rsidDel="00F155E4">
          <w:rPr>
            <w:rFonts w:ascii="Consolas" w:eastAsia="Times New Roman" w:hAnsi="Consolas" w:cs="Times New Roman"/>
            <w:color w:val="A709F5"/>
            <w:sz w:val="20"/>
            <w:szCs w:val="20"/>
            <w:lang w:val="en-IN"/>
          </w:rPr>
          <w:delText>'disk'</w:delText>
        </w:r>
        <w:r w:rsidRPr="009F3CE9" w:rsidDel="00F155E4">
          <w:rPr>
            <w:rFonts w:ascii="Consolas" w:eastAsia="Times New Roman" w:hAnsi="Consolas" w:cs="Times New Roman"/>
            <w:sz w:val="20"/>
            <w:szCs w:val="20"/>
            <w:lang w:val="en-IN"/>
          </w:rPr>
          <w:delText>,8);</w:delText>
        </w:r>
      </w:del>
    </w:p>
    <w:p w14:paraId="08614D6A" w14:textId="6B4CE1DF" w:rsidR="009F3CE9" w:rsidRPr="009F3CE9" w:rsidDel="00F155E4" w:rsidRDefault="009F3CE9" w:rsidP="009F3CE9">
      <w:pPr>
        <w:spacing w:line="240" w:lineRule="auto"/>
        <w:ind w:left="1440"/>
        <w:rPr>
          <w:del w:id="19" w:author="Prerana Kulkarni" w:date="2024-03-22T23:43:00Z" w16du:dateUtc="2024-03-22T18:13:00Z"/>
          <w:rFonts w:ascii="Consolas" w:eastAsia="Times New Roman" w:hAnsi="Consolas" w:cs="Times New Roman"/>
          <w:sz w:val="20"/>
          <w:szCs w:val="20"/>
          <w:lang w:val="en-IN"/>
        </w:rPr>
      </w:pPr>
      <w:del w:id="20" w:author="Prerana Kulkarni" w:date="2024-03-22T23:43:00Z" w16du:dateUtc="2024-03-22T18:13:00Z">
        <w:r w:rsidRPr="009F3CE9" w:rsidDel="00F155E4">
          <w:rPr>
            <w:rFonts w:ascii="Consolas" w:eastAsia="Times New Roman" w:hAnsi="Consolas" w:cs="Times New Roman"/>
            <w:sz w:val="20"/>
            <w:szCs w:val="20"/>
            <w:lang w:val="en-IN"/>
          </w:rPr>
          <w:delText>erode = imerode(img,xe);</w:delText>
        </w:r>
      </w:del>
    </w:p>
    <w:p w14:paraId="17E383AC" w14:textId="3D005251" w:rsidR="009F3CE9" w:rsidRPr="009F3CE9" w:rsidDel="00F155E4" w:rsidRDefault="009F3CE9" w:rsidP="009F3CE9">
      <w:pPr>
        <w:spacing w:line="240" w:lineRule="auto"/>
        <w:ind w:left="1440"/>
        <w:rPr>
          <w:del w:id="21" w:author="Prerana Kulkarni" w:date="2024-03-22T23:43:00Z" w16du:dateUtc="2024-03-22T18:13:00Z"/>
          <w:rFonts w:ascii="Consolas" w:eastAsia="Times New Roman" w:hAnsi="Consolas" w:cs="Times New Roman"/>
          <w:sz w:val="20"/>
          <w:szCs w:val="20"/>
          <w:lang w:val="en-IN"/>
        </w:rPr>
      </w:pPr>
      <w:del w:id="22" w:author="Prerana Kulkarni" w:date="2024-03-22T23:43:00Z" w16du:dateUtc="2024-03-22T18:13:00Z">
        <w:r w:rsidRPr="009F3CE9" w:rsidDel="00F155E4">
          <w:rPr>
            <w:rFonts w:ascii="Consolas" w:eastAsia="Times New Roman" w:hAnsi="Consolas" w:cs="Times New Roman"/>
            <w:sz w:val="20"/>
            <w:szCs w:val="20"/>
            <w:lang w:val="en-IN"/>
          </w:rPr>
          <w:delText>imshow(erode);</w:delText>
        </w:r>
      </w:del>
    </w:p>
    <w:p w14:paraId="4AF3E02D" w14:textId="77777777" w:rsidR="009F3CE9" w:rsidRDefault="009F3CE9" w:rsidP="00662F59">
      <w:pPr>
        <w:ind w:left="1440"/>
      </w:pPr>
    </w:p>
    <w:p w14:paraId="4519F9C4" w14:textId="4EAD60DE" w:rsidR="00662F59" w:rsidRDefault="009F3CE9">
      <w:pPr>
        <w:ind w:left="1440"/>
        <w:jc w:val="center"/>
        <w:pPrChange w:id="23" w:author="Prerana Kulkarni" w:date="2024-03-22T23:46:00Z" w16du:dateUtc="2024-03-22T18:16:00Z">
          <w:pPr>
            <w:ind w:left="1440"/>
          </w:pPr>
        </w:pPrChange>
      </w:pPr>
      <w:r w:rsidRPr="009F3CE9">
        <w:rPr>
          <w:noProof/>
        </w:rPr>
        <w:drawing>
          <wp:inline distT="0" distB="0" distL="0" distR="0" wp14:anchorId="2CFE43F3" wp14:editId="387C7BD3">
            <wp:extent cx="2597560" cy="1714500"/>
            <wp:effectExtent l="0" t="0" r="0" b="0"/>
            <wp:docPr id="632707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07047" name=""/>
                    <pic:cNvPicPr/>
                  </pic:nvPicPr>
                  <pic:blipFill>
                    <a:blip r:embed="rId7"/>
                    <a:stretch>
                      <a:fillRect/>
                    </a:stretch>
                  </pic:blipFill>
                  <pic:spPr>
                    <a:xfrm>
                      <a:off x="0" y="0"/>
                      <a:ext cx="2606061" cy="1720111"/>
                    </a:xfrm>
                    <a:prstGeom prst="rect">
                      <a:avLst/>
                    </a:prstGeom>
                  </pic:spPr>
                </pic:pic>
              </a:graphicData>
            </a:graphic>
          </wp:inline>
        </w:drawing>
      </w:r>
    </w:p>
    <w:p w14:paraId="53D02E34" w14:textId="77777777" w:rsidR="009F3CE9" w:rsidRDefault="009F3CE9" w:rsidP="00662F59">
      <w:pPr>
        <w:ind w:left="1440"/>
      </w:pPr>
    </w:p>
    <w:p w14:paraId="38462E5D" w14:textId="6CCCD82A" w:rsidR="00EB7003" w:rsidRDefault="003E0CE5" w:rsidP="00EB7003">
      <w:pPr>
        <w:numPr>
          <w:ilvl w:val="1"/>
          <w:numId w:val="1"/>
        </w:numPr>
        <w:rPr>
          <w:ins w:id="24" w:author="Prerana Kulkarni" w:date="2024-03-22T23:42:00Z" w16du:dateUtc="2024-03-22T18:12:00Z"/>
        </w:rPr>
      </w:pPr>
      <w:r>
        <w:t>Use Dilation on the image and display.</w:t>
      </w:r>
    </w:p>
    <w:p w14:paraId="28C8F1E4" w14:textId="77777777" w:rsidR="004960DD" w:rsidRDefault="004960DD">
      <w:pPr>
        <w:ind w:left="1440"/>
        <w:rPr>
          <w:ins w:id="25" w:author="Prerana Kulkarni" w:date="2024-03-22T23:40:00Z" w16du:dateUtc="2024-03-22T18:10:00Z"/>
        </w:rPr>
        <w:pPrChange w:id="26" w:author="Prerana Kulkarni" w:date="2024-03-22T23:42:00Z" w16du:dateUtc="2024-03-22T18:12:00Z">
          <w:pPr>
            <w:numPr>
              <w:ilvl w:val="1"/>
              <w:numId w:val="1"/>
            </w:numPr>
            <w:ind w:left="1440" w:hanging="360"/>
          </w:pPr>
        </w:pPrChange>
      </w:pPr>
    </w:p>
    <w:p w14:paraId="1409DF95" w14:textId="77777777" w:rsidR="00FF1242" w:rsidRPr="00FF1242" w:rsidRDefault="00FF1242">
      <w:pPr>
        <w:spacing w:line="240" w:lineRule="auto"/>
        <w:ind w:left="1440"/>
        <w:rPr>
          <w:ins w:id="27" w:author="Prerana Kulkarni" w:date="2024-03-22T23:44:00Z" w16du:dateUtc="2024-03-22T18:14:00Z"/>
          <w:rFonts w:ascii="Consolas" w:eastAsia="Times New Roman" w:hAnsi="Consolas" w:cs="Times New Roman"/>
          <w:sz w:val="20"/>
          <w:szCs w:val="20"/>
          <w:lang w:val="en-IN"/>
        </w:rPr>
        <w:pPrChange w:id="28" w:author="Prerana Kulkarni" w:date="2024-03-22T23:44:00Z" w16du:dateUtc="2024-03-22T18:14:00Z">
          <w:pPr>
            <w:spacing w:line="240" w:lineRule="auto"/>
          </w:pPr>
        </w:pPrChange>
      </w:pPr>
      <w:proofErr w:type="spellStart"/>
      <w:ins w:id="29" w:author="Prerana Kulkarni" w:date="2024-03-22T23:44:00Z" w16du:dateUtc="2024-03-22T18:14:00Z">
        <w:r w:rsidRPr="00FF1242">
          <w:rPr>
            <w:rFonts w:ascii="Consolas" w:eastAsia="Times New Roman" w:hAnsi="Consolas" w:cs="Times New Roman"/>
            <w:sz w:val="20"/>
            <w:szCs w:val="20"/>
            <w:lang w:val="en-IN"/>
          </w:rPr>
          <w:t>SE_dilate</w:t>
        </w:r>
        <w:proofErr w:type="spellEnd"/>
        <w:r w:rsidRPr="00FF1242">
          <w:rPr>
            <w:rFonts w:ascii="Consolas" w:eastAsia="Times New Roman" w:hAnsi="Consolas" w:cs="Times New Roman"/>
            <w:sz w:val="20"/>
            <w:szCs w:val="20"/>
            <w:lang w:val="en-IN"/>
          </w:rPr>
          <w:t xml:space="preserve"> = </w:t>
        </w:r>
        <w:proofErr w:type="spellStart"/>
        <w:r w:rsidRPr="00FF1242">
          <w:rPr>
            <w:rFonts w:ascii="Consolas" w:eastAsia="Times New Roman" w:hAnsi="Consolas" w:cs="Times New Roman"/>
            <w:sz w:val="20"/>
            <w:szCs w:val="20"/>
            <w:lang w:val="en-IN"/>
          </w:rPr>
          <w:t>strel</w:t>
        </w:r>
        <w:proofErr w:type="spellEnd"/>
        <w:r w:rsidRPr="00FF1242">
          <w:rPr>
            <w:rFonts w:ascii="Consolas" w:eastAsia="Times New Roman" w:hAnsi="Consolas" w:cs="Times New Roman"/>
            <w:sz w:val="20"/>
            <w:szCs w:val="20"/>
            <w:lang w:val="en-IN"/>
          </w:rPr>
          <w:t>(</w:t>
        </w:r>
        <w:r w:rsidRPr="00FF1242">
          <w:rPr>
            <w:rFonts w:ascii="Consolas" w:eastAsia="Times New Roman" w:hAnsi="Consolas" w:cs="Times New Roman"/>
            <w:color w:val="A709F5"/>
            <w:sz w:val="20"/>
            <w:szCs w:val="20"/>
            <w:lang w:val="en-IN"/>
          </w:rPr>
          <w:t>'disk'</w:t>
        </w:r>
        <w:r w:rsidRPr="00FF1242">
          <w:rPr>
            <w:rFonts w:ascii="Consolas" w:eastAsia="Times New Roman" w:hAnsi="Consolas" w:cs="Times New Roman"/>
            <w:sz w:val="20"/>
            <w:szCs w:val="20"/>
            <w:lang w:val="en-IN"/>
          </w:rPr>
          <w:t>,5);</w:t>
        </w:r>
      </w:ins>
    </w:p>
    <w:p w14:paraId="59D3202F" w14:textId="53A0B94A" w:rsidR="00FF1242" w:rsidRPr="00FF1242" w:rsidRDefault="00FF1242">
      <w:pPr>
        <w:spacing w:line="240" w:lineRule="auto"/>
        <w:ind w:left="1440"/>
        <w:rPr>
          <w:ins w:id="30" w:author="Prerana Kulkarni" w:date="2024-03-22T23:44:00Z" w16du:dateUtc="2024-03-22T18:14:00Z"/>
          <w:rFonts w:ascii="Consolas" w:eastAsia="Times New Roman" w:hAnsi="Consolas" w:cs="Times New Roman"/>
          <w:sz w:val="20"/>
          <w:szCs w:val="20"/>
          <w:lang w:val="en-IN"/>
        </w:rPr>
        <w:pPrChange w:id="31" w:author="Prerana Kulkarni" w:date="2024-03-22T23:44:00Z" w16du:dateUtc="2024-03-22T18:14:00Z">
          <w:pPr>
            <w:spacing w:line="240" w:lineRule="auto"/>
          </w:pPr>
        </w:pPrChange>
      </w:pPr>
      <w:ins w:id="32" w:author="Prerana Kulkarni" w:date="2024-03-22T23:44:00Z" w16du:dateUtc="2024-03-22T18:14:00Z">
        <w:r w:rsidRPr="00FF1242">
          <w:rPr>
            <w:rFonts w:ascii="Consolas" w:eastAsia="Times New Roman" w:hAnsi="Consolas" w:cs="Times New Roman"/>
            <w:sz w:val="20"/>
            <w:szCs w:val="20"/>
            <w:lang w:val="en-IN"/>
          </w:rPr>
          <w:t xml:space="preserve">dilated = </w:t>
        </w:r>
        <w:proofErr w:type="spellStart"/>
        <w:r w:rsidRPr="00FF1242">
          <w:rPr>
            <w:rFonts w:ascii="Consolas" w:eastAsia="Times New Roman" w:hAnsi="Consolas" w:cs="Times New Roman"/>
            <w:sz w:val="20"/>
            <w:szCs w:val="20"/>
            <w:lang w:val="en-IN"/>
          </w:rPr>
          <w:t>im</w:t>
        </w:r>
      </w:ins>
      <w:ins w:id="33" w:author="Prerana Kulkarni" w:date="2024-03-22T23:46:00Z" w16du:dateUtc="2024-03-22T18:16:00Z">
        <w:r w:rsidR="007407D4">
          <w:rPr>
            <w:rFonts w:ascii="Consolas" w:eastAsia="Times New Roman" w:hAnsi="Consolas" w:cs="Times New Roman"/>
            <w:sz w:val="20"/>
            <w:szCs w:val="20"/>
            <w:lang w:val="en-IN"/>
          </w:rPr>
          <w:t>dilate</w:t>
        </w:r>
      </w:ins>
      <w:proofErr w:type="spellEnd"/>
      <w:ins w:id="34" w:author="Prerana Kulkarni" w:date="2024-03-22T23:44:00Z" w16du:dateUtc="2024-03-22T18:14:00Z">
        <w:r w:rsidRPr="00FF1242">
          <w:rPr>
            <w:rFonts w:ascii="Consolas" w:eastAsia="Times New Roman" w:hAnsi="Consolas" w:cs="Times New Roman"/>
            <w:sz w:val="20"/>
            <w:szCs w:val="20"/>
            <w:lang w:val="en-IN"/>
          </w:rPr>
          <w:t>(</w:t>
        </w:r>
      </w:ins>
      <w:proofErr w:type="spellStart"/>
      <w:proofErr w:type="gramStart"/>
      <w:ins w:id="35" w:author="Prerana Kulkarni" w:date="2024-03-22T23:45:00Z" w16du:dateUtc="2024-03-22T18:15:00Z">
        <w:r w:rsidR="00204B60">
          <w:rPr>
            <w:rFonts w:ascii="Consolas" w:eastAsia="Times New Roman" w:hAnsi="Consolas" w:cs="Times New Roman"/>
            <w:sz w:val="20"/>
            <w:szCs w:val="20"/>
            <w:lang w:val="en-IN"/>
          </w:rPr>
          <w:t>img</w:t>
        </w:r>
      </w:ins>
      <w:ins w:id="36" w:author="Prerana Kulkarni" w:date="2024-03-22T23:44:00Z" w16du:dateUtc="2024-03-22T18:14:00Z">
        <w:r w:rsidRPr="00FF1242">
          <w:rPr>
            <w:rFonts w:ascii="Consolas" w:eastAsia="Times New Roman" w:hAnsi="Consolas" w:cs="Times New Roman"/>
            <w:sz w:val="20"/>
            <w:szCs w:val="20"/>
            <w:lang w:val="en-IN"/>
          </w:rPr>
          <w:t>,SE</w:t>
        </w:r>
        <w:proofErr w:type="gramEnd"/>
        <w:r w:rsidRPr="00FF1242">
          <w:rPr>
            <w:rFonts w:ascii="Consolas" w:eastAsia="Times New Roman" w:hAnsi="Consolas" w:cs="Times New Roman"/>
            <w:sz w:val="20"/>
            <w:szCs w:val="20"/>
            <w:lang w:val="en-IN"/>
          </w:rPr>
          <w:t>_dilate</w:t>
        </w:r>
        <w:proofErr w:type="spellEnd"/>
        <w:r w:rsidRPr="00FF1242">
          <w:rPr>
            <w:rFonts w:ascii="Consolas" w:eastAsia="Times New Roman" w:hAnsi="Consolas" w:cs="Times New Roman"/>
            <w:sz w:val="20"/>
            <w:szCs w:val="20"/>
            <w:lang w:val="en-IN"/>
          </w:rPr>
          <w:t>);</w:t>
        </w:r>
      </w:ins>
    </w:p>
    <w:p w14:paraId="138688BD" w14:textId="77777777" w:rsidR="00FF1242" w:rsidRDefault="00FF1242" w:rsidP="00FF1242">
      <w:pPr>
        <w:spacing w:line="240" w:lineRule="auto"/>
        <w:ind w:left="1440"/>
        <w:rPr>
          <w:ins w:id="37" w:author="Prerana Kulkarni" w:date="2024-03-22T23:44:00Z" w16du:dateUtc="2024-03-22T18:14:00Z"/>
          <w:rFonts w:ascii="Consolas" w:eastAsia="Times New Roman" w:hAnsi="Consolas" w:cs="Times New Roman"/>
          <w:sz w:val="20"/>
          <w:szCs w:val="20"/>
          <w:lang w:val="en-IN"/>
        </w:rPr>
      </w:pPr>
      <w:proofErr w:type="spellStart"/>
      <w:ins w:id="38" w:author="Prerana Kulkarni" w:date="2024-03-22T23:44:00Z" w16du:dateUtc="2024-03-22T18:14:00Z">
        <w:r w:rsidRPr="00FF1242">
          <w:rPr>
            <w:rFonts w:ascii="Consolas" w:eastAsia="Times New Roman" w:hAnsi="Consolas" w:cs="Times New Roman"/>
            <w:sz w:val="20"/>
            <w:szCs w:val="20"/>
            <w:lang w:val="en-IN"/>
          </w:rPr>
          <w:t>imshow</w:t>
        </w:r>
        <w:proofErr w:type="spellEnd"/>
        <w:r w:rsidRPr="00FF1242">
          <w:rPr>
            <w:rFonts w:ascii="Consolas" w:eastAsia="Times New Roman" w:hAnsi="Consolas" w:cs="Times New Roman"/>
            <w:sz w:val="20"/>
            <w:szCs w:val="20"/>
            <w:lang w:val="en-IN"/>
          </w:rPr>
          <w:t>(dilated);</w:t>
        </w:r>
      </w:ins>
    </w:p>
    <w:p w14:paraId="5FDDEC54" w14:textId="77777777" w:rsidR="00FF1242" w:rsidRDefault="00FF1242" w:rsidP="00FF1242">
      <w:pPr>
        <w:spacing w:line="240" w:lineRule="auto"/>
        <w:ind w:left="1440"/>
        <w:rPr>
          <w:ins w:id="39" w:author="Prerana Kulkarni" w:date="2024-03-22T23:46:00Z" w16du:dateUtc="2024-03-22T18:16:00Z"/>
          <w:rFonts w:ascii="Consolas" w:eastAsia="Times New Roman" w:hAnsi="Consolas" w:cs="Times New Roman"/>
          <w:sz w:val="20"/>
          <w:szCs w:val="20"/>
          <w:lang w:val="en-IN"/>
        </w:rPr>
      </w:pPr>
    </w:p>
    <w:p w14:paraId="16DFB65F" w14:textId="5E305EA8" w:rsidR="007407D4" w:rsidRDefault="007407D4">
      <w:pPr>
        <w:spacing w:line="240" w:lineRule="auto"/>
        <w:ind w:left="1440"/>
        <w:jc w:val="center"/>
        <w:rPr>
          <w:ins w:id="40" w:author="Prerana Kulkarni" w:date="2024-03-22T23:44:00Z" w16du:dateUtc="2024-03-22T18:14:00Z"/>
          <w:rFonts w:ascii="Consolas" w:eastAsia="Times New Roman" w:hAnsi="Consolas" w:cs="Times New Roman"/>
          <w:sz w:val="20"/>
          <w:szCs w:val="20"/>
          <w:lang w:val="en-IN"/>
        </w:rPr>
        <w:pPrChange w:id="41" w:author="Prerana Kulkarni" w:date="2024-03-22T23:47:00Z" w16du:dateUtc="2024-03-22T18:17:00Z">
          <w:pPr>
            <w:spacing w:line="240" w:lineRule="auto"/>
            <w:ind w:left="1440"/>
          </w:pPr>
        </w:pPrChange>
      </w:pPr>
      <w:ins w:id="42" w:author="Prerana Kulkarni" w:date="2024-03-22T23:46:00Z" w16du:dateUtc="2024-03-22T18:16:00Z">
        <w:r w:rsidRPr="007407D4">
          <w:rPr>
            <w:rFonts w:ascii="Consolas" w:eastAsia="Times New Roman" w:hAnsi="Consolas" w:cs="Times New Roman"/>
            <w:noProof/>
            <w:sz w:val="20"/>
            <w:szCs w:val="20"/>
            <w:lang w:val="en-IN"/>
          </w:rPr>
          <w:lastRenderedPageBreak/>
          <w:drawing>
            <wp:inline distT="0" distB="0" distL="0" distR="0" wp14:anchorId="00AC36D7" wp14:editId="0EAE69F3">
              <wp:extent cx="2565400" cy="1660932"/>
              <wp:effectExtent l="0" t="0" r="6350" b="0"/>
              <wp:docPr id="36816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64416" name=""/>
                      <pic:cNvPicPr/>
                    </pic:nvPicPr>
                    <pic:blipFill>
                      <a:blip r:embed="rId8"/>
                      <a:stretch>
                        <a:fillRect/>
                      </a:stretch>
                    </pic:blipFill>
                    <pic:spPr>
                      <a:xfrm>
                        <a:off x="0" y="0"/>
                        <a:ext cx="2577895" cy="1669022"/>
                      </a:xfrm>
                      <a:prstGeom prst="rect">
                        <a:avLst/>
                      </a:prstGeom>
                    </pic:spPr>
                  </pic:pic>
                </a:graphicData>
              </a:graphic>
            </wp:inline>
          </w:drawing>
        </w:r>
      </w:ins>
    </w:p>
    <w:p w14:paraId="12896F78" w14:textId="77777777" w:rsidR="00FF1242" w:rsidRDefault="00FF1242" w:rsidP="00FF1242">
      <w:pPr>
        <w:spacing w:line="240" w:lineRule="auto"/>
        <w:ind w:left="1440"/>
        <w:rPr>
          <w:ins w:id="43" w:author="Prerana Kulkarni" w:date="2024-03-22T23:44:00Z" w16du:dateUtc="2024-03-22T18:14:00Z"/>
          <w:rFonts w:ascii="Consolas" w:eastAsia="Times New Roman" w:hAnsi="Consolas" w:cs="Times New Roman"/>
          <w:sz w:val="20"/>
          <w:szCs w:val="20"/>
          <w:lang w:val="en-IN"/>
        </w:rPr>
      </w:pPr>
    </w:p>
    <w:p w14:paraId="37468875" w14:textId="017D1AE2" w:rsidR="00F155E4" w:rsidDel="005D25E1" w:rsidRDefault="00F155E4">
      <w:pPr>
        <w:rPr>
          <w:del w:id="44" w:author="Prerana Kulkarni" w:date="2024-03-22T23:47:00Z" w16du:dateUtc="2024-03-22T18:17:00Z"/>
        </w:rPr>
        <w:pPrChange w:id="45" w:author="Prerana Kulkarni" w:date="2024-03-22T23:43:00Z" w16du:dateUtc="2024-03-22T18:13:00Z">
          <w:pPr>
            <w:numPr>
              <w:ilvl w:val="1"/>
              <w:numId w:val="1"/>
            </w:numPr>
            <w:ind w:left="1440" w:hanging="360"/>
          </w:pPr>
        </w:pPrChange>
      </w:pPr>
    </w:p>
    <w:p w14:paraId="2E93BB6A" w14:textId="77777777" w:rsidR="001D3F63" w:rsidRDefault="003E0CE5">
      <w:pPr>
        <w:numPr>
          <w:ilvl w:val="1"/>
          <w:numId w:val="1"/>
        </w:numPr>
      </w:pPr>
      <w:r>
        <w:t>Are they inverses of each other? Justify your answer.</w:t>
      </w:r>
    </w:p>
    <w:p w14:paraId="2E93BB6B" w14:textId="77777777" w:rsidR="001D3F63" w:rsidRDefault="001D3F63">
      <w:pPr>
        <w:rPr>
          <w:ins w:id="46" w:author="Prerana Kulkarni" w:date="2024-03-22T23:49:00Z" w16du:dateUtc="2024-03-22T18:19:00Z"/>
        </w:rPr>
      </w:pPr>
    </w:p>
    <w:p w14:paraId="2CEA6BE9" w14:textId="5D1C2F48" w:rsidR="007C3D78" w:rsidRPr="00322778" w:rsidRDefault="007C3D78">
      <w:pPr>
        <w:ind w:left="1440"/>
        <w:jc w:val="both"/>
        <w:rPr>
          <w:ins w:id="47" w:author="Prerana Kulkarni" w:date="2024-03-22T23:50:00Z" w16du:dateUtc="2024-03-22T18:20:00Z"/>
          <w:color w:val="31849B" w:themeColor="accent5" w:themeShade="BF"/>
          <w:rPrChange w:id="48" w:author="Prerana Kulkarni" w:date="2024-03-23T08:03:00Z" w16du:dateUtc="2024-03-23T02:33:00Z">
            <w:rPr>
              <w:ins w:id="49" w:author="Prerana Kulkarni" w:date="2024-03-22T23:50:00Z" w16du:dateUtc="2024-03-22T18:20:00Z"/>
            </w:rPr>
          </w:rPrChange>
        </w:rPr>
        <w:pPrChange w:id="50" w:author="Prerana Kulkarni" w:date="2024-03-23T08:56:00Z" w16du:dateUtc="2024-03-23T03:26:00Z">
          <w:pPr>
            <w:ind w:left="1440"/>
          </w:pPr>
        </w:pPrChange>
      </w:pPr>
      <w:ins w:id="51" w:author="Prerana Kulkarni" w:date="2024-03-22T23:49:00Z" w16du:dateUtc="2024-03-22T18:19:00Z">
        <w:r w:rsidRPr="00322778">
          <w:rPr>
            <w:color w:val="31849B" w:themeColor="accent5" w:themeShade="BF"/>
            <w:rPrChange w:id="52" w:author="Prerana Kulkarni" w:date="2024-03-23T08:03:00Z" w16du:dateUtc="2024-03-23T02:33:00Z">
              <w:rPr/>
            </w:rPrChange>
          </w:rPr>
          <w:t xml:space="preserve">While erosion and dilation have opposing effects, they are not exactly inverses of each other. </w:t>
        </w:r>
      </w:ins>
      <w:ins w:id="53" w:author="Prerana Kulkarni" w:date="2024-03-22T23:50:00Z" w16du:dateUtc="2024-03-22T18:20:00Z">
        <w:r w:rsidR="00EF4D3F" w:rsidRPr="00322778">
          <w:rPr>
            <w:color w:val="31849B" w:themeColor="accent5" w:themeShade="BF"/>
            <w:rPrChange w:id="54" w:author="Prerana Kulkarni" w:date="2024-03-23T08:03:00Z" w16du:dateUtc="2024-03-23T02:33:00Z">
              <w:rPr/>
            </w:rPrChange>
          </w:rPr>
          <w:t xml:space="preserve">However, they are related by the principle of duality. </w:t>
        </w:r>
        <w:r w:rsidR="00680062" w:rsidRPr="00322778">
          <w:rPr>
            <w:color w:val="31849B" w:themeColor="accent5" w:themeShade="BF"/>
            <w:rPrChange w:id="55" w:author="Prerana Kulkarni" w:date="2024-03-23T08:03:00Z" w16du:dateUtc="2024-03-23T02:33:00Z">
              <w:rPr/>
            </w:rPrChange>
          </w:rPr>
          <w:t>We obtain the same result by eroding X or by dilating its complementary and taking the complementary of the resulting set. We say that Erosion and Dilatation are two dual operations according to the complementation.</w:t>
        </w:r>
      </w:ins>
    </w:p>
    <w:p w14:paraId="2D91B94D" w14:textId="77777777" w:rsidR="00680062" w:rsidRDefault="00680062" w:rsidP="007C3D78">
      <w:pPr>
        <w:ind w:left="1440"/>
        <w:rPr>
          <w:ins w:id="56" w:author="Prerana Kulkarni" w:date="2024-03-22T23:50:00Z" w16du:dateUtc="2024-03-22T18:20:00Z"/>
        </w:rPr>
      </w:pPr>
    </w:p>
    <w:p w14:paraId="40679268" w14:textId="3BD53B00" w:rsidR="00680062" w:rsidDel="00680062" w:rsidRDefault="00680062">
      <w:pPr>
        <w:ind w:left="1440"/>
        <w:rPr>
          <w:del w:id="57" w:author="Prerana Kulkarni" w:date="2024-03-22T23:50:00Z" w16du:dateUtc="2024-03-22T18:20:00Z"/>
        </w:rPr>
        <w:pPrChange w:id="58" w:author="Prerana Kulkarni" w:date="2024-03-22T23:49:00Z" w16du:dateUtc="2024-03-22T18:19:00Z">
          <w:pPr/>
        </w:pPrChange>
      </w:pPr>
    </w:p>
    <w:p w14:paraId="05201430" w14:textId="3E37DB7C" w:rsidR="009F3CE9" w:rsidDel="00680062" w:rsidRDefault="009F3CE9" w:rsidP="009F3CE9">
      <w:pPr>
        <w:jc w:val="center"/>
        <w:rPr>
          <w:del w:id="59" w:author="Prerana Kulkarni" w:date="2024-03-22T23:50:00Z" w16du:dateUtc="2024-03-22T18:20:00Z"/>
        </w:rPr>
      </w:pPr>
    </w:p>
    <w:p w14:paraId="04C57B3D" w14:textId="45466C39" w:rsidR="009F3CE9" w:rsidDel="00680062" w:rsidRDefault="009F3CE9" w:rsidP="009F3CE9">
      <w:pPr>
        <w:jc w:val="center"/>
        <w:rPr>
          <w:del w:id="60" w:author="Prerana Kulkarni" w:date="2024-03-22T23:50:00Z" w16du:dateUtc="2024-03-22T18:20:00Z"/>
        </w:rPr>
      </w:pPr>
    </w:p>
    <w:p w14:paraId="7E59BE36" w14:textId="6027E7AA" w:rsidR="009F3CE9" w:rsidDel="00680062" w:rsidRDefault="009F3CE9" w:rsidP="009F3CE9">
      <w:pPr>
        <w:jc w:val="center"/>
        <w:rPr>
          <w:del w:id="61" w:author="Prerana Kulkarni" w:date="2024-03-22T23:50:00Z" w16du:dateUtc="2024-03-22T18:20:00Z"/>
        </w:rPr>
      </w:pPr>
    </w:p>
    <w:p w14:paraId="4D2F39B0" w14:textId="42A1DE55" w:rsidR="009F3CE9" w:rsidDel="00680062" w:rsidRDefault="009F3CE9" w:rsidP="009F3CE9">
      <w:pPr>
        <w:jc w:val="center"/>
        <w:rPr>
          <w:del w:id="62" w:author="Prerana Kulkarni" w:date="2024-03-22T23:50:00Z" w16du:dateUtc="2024-03-22T18:20:00Z"/>
        </w:rPr>
      </w:pPr>
    </w:p>
    <w:p w14:paraId="49B2B256" w14:textId="520D43DC" w:rsidR="009F3CE9" w:rsidDel="00680062" w:rsidRDefault="009F3CE9" w:rsidP="009F3CE9">
      <w:pPr>
        <w:jc w:val="center"/>
        <w:rPr>
          <w:del w:id="63" w:author="Prerana Kulkarni" w:date="2024-03-22T23:50:00Z" w16du:dateUtc="2024-03-22T18:20:00Z"/>
        </w:rPr>
      </w:pPr>
    </w:p>
    <w:p w14:paraId="5C2CD973" w14:textId="0AE67BA3" w:rsidR="009F3CE9" w:rsidDel="00680062" w:rsidRDefault="009F3CE9" w:rsidP="009F3CE9">
      <w:pPr>
        <w:jc w:val="center"/>
        <w:rPr>
          <w:del w:id="64" w:author="Prerana Kulkarni" w:date="2024-03-22T23:50:00Z" w16du:dateUtc="2024-03-22T18:20:00Z"/>
        </w:rPr>
      </w:pPr>
    </w:p>
    <w:p w14:paraId="4FDA92B7" w14:textId="0CBBF37C" w:rsidR="009F3CE9" w:rsidDel="00680062" w:rsidRDefault="009F3CE9" w:rsidP="009F3CE9">
      <w:pPr>
        <w:jc w:val="center"/>
        <w:rPr>
          <w:del w:id="65" w:author="Prerana Kulkarni" w:date="2024-03-22T23:50:00Z" w16du:dateUtc="2024-03-22T18:20:00Z"/>
        </w:rPr>
      </w:pPr>
    </w:p>
    <w:p w14:paraId="71E40731" w14:textId="4F855502" w:rsidR="009F3CE9" w:rsidRDefault="009F3CE9">
      <w:pPr>
        <w:jc w:val="center"/>
        <w:pPrChange w:id="66" w:author="Prerana Kulkarni" w:date="2024-03-22T23:36:00Z" w16du:dateUtc="2024-03-22T18:06:00Z">
          <w:pPr/>
        </w:pPrChange>
      </w:pPr>
      <w:r>
        <w:t>Original Image:</w:t>
      </w:r>
    </w:p>
    <w:p w14:paraId="2E93BB6C" w14:textId="27C4F333" w:rsidR="001D3F63" w:rsidRDefault="003E0CE5" w:rsidP="009F3CE9">
      <w:pPr>
        <w:jc w:val="center"/>
        <w:rPr>
          <w:ins w:id="67" w:author="Prerana Kulkarni" w:date="2024-03-22T23:54:00Z" w16du:dateUtc="2024-03-22T18:24:00Z"/>
        </w:rPr>
      </w:pPr>
      <w:r>
        <w:rPr>
          <w:noProof/>
        </w:rPr>
        <w:drawing>
          <wp:inline distT="114300" distB="114300" distL="114300" distR="114300" wp14:anchorId="2E93BBBB" wp14:editId="15AA9A97">
            <wp:extent cx="2307265" cy="1488558"/>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2332878" cy="1505083"/>
                    </a:xfrm>
                    <a:prstGeom prst="rect">
                      <a:avLst/>
                    </a:prstGeom>
                    <a:ln/>
                  </pic:spPr>
                </pic:pic>
              </a:graphicData>
            </a:graphic>
          </wp:inline>
        </w:drawing>
      </w:r>
    </w:p>
    <w:p w14:paraId="79C0FE06" w14:textId="77777777" w:rsidR="00FA5BB9" w:rsidRDefault="00FA5BB9" w:rsidP="009F3CE9">
      <w:pPr>
        <w:jc w:val="center"/>
      </w:pPr>
    </w:p>
    <w:p w14:paraId="2E93BB6D" w14:textId="77777777" w:rsidR="001D3F63" w:rsidRDefault="001D3F63"/>
    <w:p w14:paraId="2E93BB6E" w14:textId="1844C31E" w:rsidR="001D3F63" w:rsidRPr="00714A31" w:rsidRDefault="003E0CE5">
      <w:pPr>
        <w:numPr>
          <w:ilvl w:val="0"/>
          <w:numId w:val="1"/>
        </w:numPr>
        <w:rPr>
          <w:ins w:id="68" w:author="Prerana Kulkarni" w:date="2024-03-22T23:55:00Z" w16du:dateUtc="2024-03-22T18:25:00Z"/>
          <w:b/>
          <w:bCs/>
          <w:highlight w:val="cyan"/>
          <w:rPrChange w:id="69" w:author="Prerana Kulkarni" w:date="2024-03-23T00:01:00Z" w16du:dateUtc="2024-03-22T18:31:00Z">
            <w:rPr>
              <w:ins w:id="70" w:author="Prerana Kulkarni" w:date="2024-03-22T23:55:00Z" w16du:dateUtc="2024-03-22T18:25:00Z"/>
              <w:b/>
              <w:bCs/>
            </w:rPr>
          </w:rPrChange>
        </w:rPr>
      </w:pPr>
      <w:r w:rsidRPr="00714A31">
        <w:rPr>
          <w:b/>
          <w:bCs/>
          <w:highlight w:val="cyan"/>
          <w:rPrChange w:id="71" w:author="Prerana Kulkarni" w:date="2024-03-23T00:01:00Z" w16du:dateUtc="2024-03-22T18:31:00Z">
            <w:rPr/>
          </w:rPrChange>
        </w:rPr>
        <w:t xml:space="preserve">Extract the boundary from the FreemanCode.png </w:t>
      </w:r>
    </w:p>
    <w:p w14:paraId="22B0A6C9" w14:textId="77777777" w:rsidR="00FA5BB9" w:rsidRPr="00893B74" w:rsidRDefault="00FA5BB9">
      <w:pPr>
        <w:ind w:left="720"/>
        <w:rPr>
          <w:b/>
          <w:bCs/>
          <w:rPrChange w:id="72" w:author="Prerana Kulkarni" w:date="2024-03-22T23:53:00Z" w16du:dateUtc="2024-03-22T18:23:00Z">
            <w:rPr/>
          </w:rPrChange>
        </w:rPr>
        <w:pPrChange w:id="73" w:author="Prerana Kulkarni" w:date="2024-03-22T23:55:00Z" w16du:dateUtc="2024-03-22T18:25:00Z">
          <w:pPr>
            <w:numPr>
              <w:numId w:val="1"/>
            </w:numPr>
            <w:ind w:left="720" w:hanging="360"/>
          </w:pPr>
        </w:pPrChange>
      </w:pPr>
    </w:p>
    <w:p w14:paraId="2E93BB6F" w14:textId="41E360D4" w:rsidR="001D3F63" w:rsidRDefault="003E0CE5">
      <w:pPr>
        <w:rPr>
          <w:ins w:id="74" w:author="Prerana Kulkarni" w:date="2024-03-22T23:55:00Z" w16du:dateUtc="2024-03-22T18:25:00Z"/>
        </w:rPr>
      </w:pPr>
      <w:r>
        <w:rPr>
          <w:noProof/>
        </w:rPr>
        <w:lastRenderedPageBreak/>
        <w:drawing>
          <wp:inline distT="114300" distB="114300" distL="114300" distR="114300" wp14:anchorId="2E93BBBD" wp14:editId="39DDC4FA">
            <wp:extent cx="1531088" cy="1669312"/>
            <wp:effectExtent l="0" t="0" r="0" b="762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1539682" cy="1678682"/>
                    </a:xfrm>
                    <a:prstGeom prst="rect">
                      <a:avLst/>
                    </a:prstGeom>
                    <a:ln/>
                  </pic:spPr>
                </pic:pic>
              </a:graphicData>
            </a:graphic>
          </wp:inline>
        </w:drawing>
      </w:r>
      <w:r>
        <w:t xml:space="preserve">          </w:t>
      </w:r>
      <w:ins w:id="75" w:author="Prerana Kulkarni" w:date="2024-03-22T23:55:00Z" w16du:dateUtc="2024-03-22T18:25:00Z">
        <w:r w:rsidR="00FA5BB9">
          <w:t xml:space="preserve">             </w:t>
        </w:r>
      </w:ins>
      <w:r>
        <w:t xml:space="preserve"> TO-&gt;                        </w:t>
      </w:r>
      <w:r>
        <w:rPr>
          <w:noProof/>
        </w:rPr>
        <w:drawing>
          <wp:inline distT="114300" distB="114300" distL="114300" distR="114300" wp14:anchorId="2E93BBBF" wp14:editId="62CD90CC">
            <wp:extent cx="1573619" cy="1637020"/>
            <wp:effectExtent l="0" t="0" r="7620" b="1905"/>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1585258" cy="1649128"/>
                    </a:xfrm>
                    <a:prstGeom prst="rect">
                      <a:avLst/>
                    </a:prstGeom>
                    <a:ln/>
                  </pic:spPr>
                </pic:pic>
              </a:graphicData>
            </a:graphic>
          </wp:inline>
        </w:drawing>
      </w:r>
    </w:p>
    <w:p w14:paraId="39AA2314" w14:textId="77777777" w:rsidR="00FA5BB9" w:rsidRDefault="00FA5BB9">
      <w:pPr>
        <w:rPr>
          <w:ins w:id="76" w:author="Prerana Kulkarni" w:date="2024-03-22T23:59:00Z" w16du:dateUtc="2024-03-22T18:29:00Z"/>
        </w:rPr>
      </w:pPr>
    </w:p>
    <w:p w14:paraId="60221449" w14:textId="77777777" w:rsidR="00BC3ECF" w:rsidRPr="00BC3ECF" w:rsidRDefault="00BC3ECF" w:rsidP="00BC3ECF">
      <w:pPr>
        <w:rPr>
          <w:ins w:id="77" w:author="Prerana Kulkarni" w:date="2024-03-22T23:59:00Z" w16du:dateUtc="2024-03-22T18:29:00Z"/>
          <w:rFonts w:ascii="Consolas" w:eastAsia="Times New Roman" w:hAnsi="Consolas" w:cs="Times New Roman"/>
          <w:sz w:val="20"/>
          <w:szCs w:val="20"/>
          <w:lang w:val="en-IN"/>
        </w:rPr>
      </w:pPr>
      <w:ins w:id="78" w:author="Prerana Kulkarni" w:date="2024-03-22T23:59:00Z" w16du:dateUtc="2024-03-22T18:29:00Z">
        <w:r>
          <w:tab/>
        </w:r>
        <w:proofErr w:type="spellStart"/>
        <w:proofErr w:type="gramStart"/>
        <w:r w:rsidRPr="00BC3ECF">
          <w:rPr>
            <w:rFonts w:ascii="Consolas" w:eastAsia="Times New Roman" w:hAnsi="Consolas" w:cs="Times New Roman"/>
            <w:sz w:val="20"/>
            <w:szCs w:val="20"/>
            <w:lang w:val="en-IN"/>
          </w:rPr>
          <w:t>freemanCode</w:t>
        </w:r>
        <w:proofErr w:type="spellEnd"/>
        <w:r w:rsidRPr="00BC3ECF">
          <w:rPr>
            <w:rFonts w:ascii="Consolas" w:eastAsia="Times New Roman" w:hAnsi="Consolas" w:cs="Times New Roman"/>
            <w:sz w:val="20"/>
            <w:szCs w:val="20"/>
            <w:lang w:val="en-IN"/>
          </w:rPr>
          <w:t xml:space="preserve">  =</w:t>
        </w:r>
        <w:proofErr w:type="gramEnd"/>
        <w:r w:rsidRPr="00BC3ECF">
          <w:rPr>
            <w:rFonts w:ascii="Consolas" w:eastAsia="Times New Roman" w:hAnsi="Consolas" w:cs="Times New Roman"/>
            <w:sz w:val="20"/>
            <w:szCs w:val="20"/>
            <w:lang w:val="en-IN"/>
          </w:rPr>
          <w:t xml:space="preserve"> </w:t>
        </w:r>
        <w:proofErr w:type="spellStart"/>
        <w:r w:rsidRPr="00BC3ECF">
          <w:rPr>
            <w:rFonts w:ascii="Consolas" w:eastAsia="Times New Roman" w:hAnsi="Consolas" w:cs="Times New Roman"/>
            <w:sz w:val="20"/>
            <w:szCs w:val="20"/>
            <w:lang w:val="en-IN"/>
          </w:rPr>
          <w:t>imread</w:t>
        </w:r>
        <w:proofErr w:type="spellEnd"/>
        <w:r w:rsidRPr="00BC3ECF">
          <w:rPr>
            <w:rFonts w:ascii="Consolas" w:eastAsia="Times New Roman" w:hAnsi="Consolas" w:cs="Times New Roman"/>
            <w:sz w:val="20"/>
            <w:szCs w:val="20"/>
            <w:lang w:val="en-IN"/>
          </w:rPr>
          <w:t>(</w:t>
        </w:r>
        <w:r w:rsidRPr="00BC3ECF">
          <w:rPr>
            <w:rFonts w:ascii="Consolas" w:eastAsia="Times New Roman" w:hAnsi="Consolas" w:cs="Times New Roman"/>
            <w:color w:val="A709F5"/>
            <w:sz w:val="20"/>
            <w:szCs w:val="20"/>
            <w:lang w:val="en-IN"/>
          </w:rPr>
          <w:t>'FreemanCode.png'</w:t>
        </w:r>
        <w:r w:rsidRPr="00BC3ECF">
          <w:rPr>
            <w:rFonts w:ascii="Consolas" w:eastAsia="Times New Roman" w:hAnsi="Consolas" w:cs="Times New Roman"/>
            <w:sz w:val="20"/>
            <w:szCs w:val="20"/>
            <w:lang w:val="en-IN"/>
          </w:rPr>
          <w:t>);</w:t>
        </w:r>
      </w:ins>
    </w:p>
    <w:p w14:paraId="16712CDB" w14:textId="77777777" w:rsidR="00BC3ECF" w:rsidRPr="00BC3ECF" w:rsidRDefault="00BC3ECF">
      <w:pPr>
        <w:spacing w:line="240" w:lineRule="auto"/>
        <w:ind w:left="720"/>
        <w:rPr>
          <w:ins w:id="79" w:author="Prerana Kulkarni" w:date="2024-03-22T23:59:00Z" w16du:dateUtc="2024-03-22T18:29:00Z"/>
          <w:rFonts w:ascii="Consolas" w:eastAsia="Times New Roman" w:hAnsi="Consolas" w:cs="Times New Roman"/>
          <w:sz w:val="20"/>
          <w:szCs w:val="20"/>
          <w:lang w:val="en-IN"/>
        </w:rPr>
        <w:pPrChange w:id="80" w:author="Prerana Kulkarni" w:date="2024-03-22T23:59:00Z" w16du:dateUtc="2024-03-22T18:29:00Z">
          <w:pPr>
            <w:spacing w:line="240" w:lineRule="auto"/>
          </w:pPr>
        </w:pPrChange>
      </w:pPr>
      <w:ins w:id="81" w:author="Prerana Kulkarni" w:date="2024-03-22T23:59:00Z" w16du:dateUtc="2024-03-22T18:29:00Z">
        <w:r w:rsidRPr="00BC3ECF">
          <w:rPr>
            <w:rFonts w:ascii="Consolas" w:eastAsia="Times New Roman" w:hAnsi="Consolas" w:cs="Times New Roman"/>
            <w:sz w:val="20"/>
            <w:szCs w:val="20"/>
            <w:lang w:val="en-IN"/>
          </w:rPr>
          <w:t xml:space="preserve">SE = </w:t>
        </w:r>
        <w:proofErr w:type="spellStart"/>
        <w:r w:rsidRPr="00BC3ECF">
          <w:rPr>
            <w:rFonts w:ascii="Consolas" w:eastAsia="Times New Roman" w:hAnsi="Consolas" w:cs="Times New Roman"/>
            <w:sz w:val="20"/>
            <w:szCs w:val="20"/>
            <w:lang w:val="en-IN"/>
          </w:rPr>
          <w:t>strel</w:t>
        </w:r>
        <w:proofErr w:type="spellEnd"/>
        <w:r w:rsidRPr="00BC3ECF">
          <w:rPr>
            <w:rFonts w:ascii="Consolas" w:eastAsia="Times New Roman" w:hAnsi="Consolas" w:cs="Times New Roman"/>
            <w:sz w:val="20"/>
            <w:szCs w:val="20"/>
            <w:lang w:val="en-IN"/>
          </w:rPr>
          <w:t>(</w:t>
        </w:r>
        <w:r w:rsidRPr="00BC3ECF">
          <w:rPr>
            <w:rFonts w:ascii="Consolas" w:eastAsia="Times New Roman" w:hAnsi="Consolas" w:cs="Times New Roman"/>
            <w:color w:val="A709F5"/>
            <w:sz w:val="20"/>
            <w:szCs w:val="20"/>
            <w:lang w:val="en-IN"/>
          </w:rPr>
          <w:t>'disk'</w:t>
        </w:r>
        <w:r w:rsidRPr="00BC3ECF">
          <w:rPr>
            <w:rFonts w:ascii="Consolas" w:eastAsia="Times New Roman" w:hAnsi="Consolas" w:cs="Times New Roman"/>
            <w:sz w:val="20"/>
            <w:szCs w:val="20"/>
            <w:lang w:val="en-IN"/>
          </w:rPr>
          <w:t>,2);</w:t>
        </w:r>
      </w:ins>
    </w:p>
    <w:p w14:paraId="0ED29C76" w14:textId="77777777" w:rsidR="00BC3ECF" w:rsidRPr="00BC3ECF" w:rsidRDefault="00BC3ECF">
      <w:pPr>
        <w:spacing w:line="240" w:lineRule="auto"/>
        <w:ind w:left="720"/>
        <w:rPr>
          <w:ins w:id="82" w:author="Prerana Kulkarni" w:date="2024-03-22T23:59:00Z" w16du:dateUtc="2024-03-22T18:29:00Z"/>
          <w:rFonts w:ascii="Consolas" w:eastAsia="Times New Roman" w:hAnsi="Consolas" w:cs="Times New Roman"/>
          <w:sz w:val="20"/>
          <w:szCs w:val="20"/>
          <w:lang w:val="en-IN"/>
        </w:rPr>
        <w:pPrChange w:id="83" w:author="Prerana Kulkarni" w:date="2024-03-22T23:59:00Z" w16du:dateUtc="2024-03-22T18:29:00Z">
          <w:pPr>
            <w:spacing w:line="240" w:lineRule="auto"/>
          </w:pPr>
        </w:pPrChange>
      </w:pPr>
      <w:ins w:id="84" w:author="Prerana Kulkarni" w:date="2024-03-22T23:59:00Z" w16du:dateUtc="2024-03-22T18:29:00Z">
        <w:r w:rsidRPr="00BC3ECF">
          <w:rPr>
            <w:rFonts w:ascii="Consolas" w:eastAsia="Times New Roman" w:hAnsi="Consolas" w:cs="Times New Roman"/>
            <w:sz w:val="20"/>
            <w:szCs w:val="20"/>
            <w:lang w:val="en-IN"/>
          </w:rPr>
          <w:t xml:space="preserve">dilate = </w:t>
        </w:r>
        <w:proofErr w:type="spellStart"/>
        <w:r w:rsidRPr="00BC3ECF">
          <w:rPr>
            <w:rFonts w:ascii="Consolas" w:eastAsia="Times New Roman" w:hAnsi="Consolas" w:cs="Times New Roman"/>
            <w:sz w:val="20"/>
            <w:szCs w:val="20"/>
            <w:lang w:val="en-IN"/>
          </w:rPr>
          <w:t>imdilate</w:t>
        </w:r>
        <w:proofErr w:type="spellEnd"/>
        <w:r w:rsidRPr="00BC3ECF">
          <w:rPr>
            <w:rFonts w:ascii="Consolas" w:eastAsia="Times New Roman" w:hAnsi="Consolas" w:cs="Times New Roman"/>
            <w:sz w:val="20"/>
            <w:szCs w:val="20"/>
            <w:lang w:val="en-IN"/>
          </w:rPr>
          <w:t>(</w:t>
        </w:r>
        <w:proofErr w:type="spellStart"/>
        <w:proofErr w:type="gramStart"/>
        <w:r w:rsidRPr="00BC3ECF">
          <w:rPr>
            <w:rFonts w:ascii="Consolas" w:eastAsia="Times New Roman" w:hAnsi="Consolas" w:cs="Times New Roman"/>
            <w:sz w:val="20"/>
            <w:szCs w:val="20"/>
            <w:lang w:val="en-IN"/>
          </w:rPr>
          <w:t>freemanCode,SE</w:t>
        </w:r>
        <w:proofErr w:type="spellEnd"/>
        <w:proofErr w:type="gramEnd"/>
        <w:r w:rsidRPr="00BC3ECF">
          <w:rPr>
            <w:rFonts w:ascii="Consolas" w:eastAsia="Times New Roman" w:hAnsi="Consolas" w:cs="Times New Roman"/>
            <w:sz w:val="20"/>
            <w:szCs w:val="20"/>
            <w:lang w:val="en-IN"/>
          </w:rPr>
          <w:t>);</w:t>
        </w:r>
      </w:ins>
    </w:p>
    <w:p w14:paraId="40C9189C" w14:textId="77777777" w:rsidR="00BC3ECF" w:rsidRPr="00BC3ECF" w:rsidRDefault="00BC3ECF">
      <w:pPr>
        <w:spacing w:line="240" w:lineRule="auto"/>
        <w:ind w:left="720"/>
        <w:rPr>
          <w:ins w:id="85" w:author="Prerana Kulkarni" w:date="2024-03-22T23:59:00Z" w16du:dateUtc="2024-03-22T18:29:00Z"/>
          <w:rFonts w:ascii="Consolas" w:eastAsia="Times New Roman" w:hAnsi="Consolas" w:cs="Times New Roman"/>
          <w:sz w:val="20"/>
          <w:szCs w:val="20"/>
          <w:lang w:val="en-IN"/>
        </w:rPr>
        <w:pPrChange w:id="86" w:author="Prerana Kulkarni" w:date="2024-03-22T23:59:00Z" w16du:dateUtc="2024-03-22T18:29:00Z">
          <w:pPr>
            <w:spacing w:line="240" w:lineRule="auto"/>
          </w:pPr>
        </w:pPrChange>
      </w:pPr>
      <w:ins w:id="87" w:author="Prerana Kulkarni" w:date="2024-03-22T23:59:00Z" w16du:dateUtc="2024-03-22T18:29:00Z">
        <w:r w:rsidRPr="00BC3ECF">
          <w:rPr>
            <w:rFonts w:ascii="Consolas" w:eastAsia="Times New Roman" w:hAnsi="Consolas" w:cs="Times New Roman"/>
            <w:sz w:val="20"/>
            <w:szCs w:val="20"/>
            <w:lang w:val="en-IN"/>
          </w:rPr>
          <w:t xml:space="preserve">erode = </w:t>
        </w:r>
        <w:proofErr w:type="spellStart"/>
        <w:r w:rsidRPr="00BC3ECF">
          <w:rPr>
            <w:rFonts w:ascii="Consolas" w:eastAsia="Times New Roman" w:hAnsi="Consolas" w:cs="Times New Roman"/>
            <w:sz w:val="20"/>
            <w:szCs w:val="20"/>
            <w:lang w:val="en-IN"/>
          </w:rPr>
          <w:t>imerode</w:t>
        </w:r>
        <w:proofErr w:type="spellEnd"/>
        <w:r w:rsidRPr="00BC3ECF">
          <w:rPr>
            <w:rFonts w:ascii="Consolas" w:eastAsia="Times New Roman" w:hAnsi="Consolas" w:cs="Times New Roman"/>
            <w:sz w:val="20"/>
            <w:szCs w:val="20"/>
            <w:lang w:val="en-IN"/>
          </w:rPr>
          <w:t>(</w:t>
        </w:r>
        <w:proofErr w:type="spellStart"/>
        <w:proofErr w:type="gramStart"/>
        <w:r w:rsidRPr="00BC3ECF">
          <w:rPr>
            <w:rFonts w:ascii="Consolas" w:eastAsia="Times New Roman" w:hAnsi="Consolas" w:cs="Times New Roman"/>
            <w:sz w:val="20"/>
            <w:szCs w:val="20"/>
            <w:lang w:val="en-IN"/>
          </w:rPr>
          <w:t>freemanCode,SE</w:t>
        </w:r>
        <w:proofErr w:type="spellEnd"/>
        <w:proofErr w:type="gramEnd"/>
        <w:r w:rsidRPr="00BC3ECF">
          <w:rPr>
            <w:rFonts w:ascii="Consolas" w:eastAsia="Times New Roman" w:hAnsi="Consolas" w:cs="Times New Roman"/>
            <w:sz w:val="20"/>
            <w:szCs w:val="20"/>
            <w:lang w:val="en-IN"/>
          </w:rPr>
          <w:t>);</w:t>
        </w:r>
      </w:ins>
    </w:p>
    <w:p w14:paraId="7DC1E5EB" w14:textId="77777777" w:rsidR="00BC3ECF" w:rsidRPr="00BC3ECF" w:rsidRDefault="00BC3ECF">
      <w:pPr>
        <w:spacing w:line="240" w:lineRule="auto"/>
        <w:ind w:left="720"/>
        <w:rPr>
          <w:ins w:id="88" w:author="Prerana Kulkarni" w:date="2024-03-22T23:59:00Z" w16du:dateUtc="2024-03-22T18:29:00Z"/>
          <w:rFonts w:ascii="Consolas" w:eastAsia="Times New Roman" w:hAnsi="Consolas" w:cs="Times New Roman"/>
          <w:sz w:val="20"/>
          <w:szCs w:val="20"/>
          <w:lang w:val="en-IN"/>
        </w:rPr>
        <w:pPrChange w:id="89" w:author="Prerana Kulkarni" w:date="2024-03-22T23:59:00Z" w16du:dateUtc="2024-03-22T18:29:00Z">
          <w:pPr>
            <w:spacing w:line="240" w:lineRule="auto"/>
          </w:pPr>
        </w:pPrChange>
      </w:pPr>
      <w:ins w:id="90" w:author="Prerana Kulkarni" w:date="2024-03-22T23:59:00Z" w16du:dateUtc="2024-03-22T18:29:00Z">
        <w:r w:rsidRPr="00BC3ECF">
          <w:rPr>
            <w:rFonts w:ascii="Consolas" w:eastAsia="Times New Roman" w:hAnsi="Consolas" w:cs="Times New Roman"/>
            <w:sz w:val="20"/>
            <w:szCs w:val="20"/>
            <w:lang w:val="en-IN"/>
          </w:rPr>
          <w:t>diff = dilate - erode;</w:t>
        </w:r>
      </w:ins>
    </w:p>
    <w:p w14:paraId="129E72FE" w14:textId="77777777" w:rsidR="00BC3ECF" w:rsidRPr="00BC3ECF" w:rsidRDefault="00BC3ECF">
      <w:pPr>
        <w:spacing w:line="240" w:lineRule="auto"/>
        <w:ind w:left="720"/>
        <w:rPr>
          <w:ins w:id="91" w:author="Prerana Kulkarni" w:date="2024-03-22T23:59:00Z" w16du:dateUtc="2024-03-22T18:29:00Z"/>
          <w:rFonts w:ascii="Consolas" w:eastAsia="Times New Roman" w:hAnsi="Consolas" w:cs="Times New Roman"/>
          <w:sz w:val="20"/>
          <w:szCs w:val="20"/>
          <w:lang w:val="en-IN"/>
        </w:rPr>
        <w:pPrChange w:id="92" w:author="Prerana Kulkarni" w:date="2024-03-22T23:59:00Z" w16du:dateUtc="2024-03-22T18:29:00Z">
          <w:pPr>
            <w:spacing w:line="240" w:lineRule="auto"/>
          </w:pPr>
        </w:pPrChange>
      </w:pPr>
      <w:ins w:id="93" w:author="Prerana Kulkarni" w:date="2024-03-22T23:59:00Z" w16du:dateUtc="2024-03-22T18:29:00Z">
        <w:r w:rsidRPr="00BC3ECF">
          <w:rPr>
            <w:rFonts w:ascii="Consolas" w:eastAsia="Times New Roman" w:hAnsi="Consolas" w:cs="Times New Roman"/>
            <w:sz w:val="20"/>
            <w:szCs w:val="20"/>
            <w:lang w:val="en-IN"/>
          </w:rPr>
          <w:t>figure;</w:t>
        </w:r>
      </w:ins>
    </w:p>
    <w:p w14:paraId="63AE2F3F" w14:textId="77777777" w:rsidR="00BC3ECF" w:rsidRPr="00BC3ECF" w:rsidRDefault="00BC3ECF">
      <w:pPr>
        <w:spacing w:line="240" w:lineRule="auto"/>
        <w:ind w:left="720"/>
        <w:rPr>
          <w:ins w:id="94" w:author="Prerana Kulkarni" w:date="2024-03-22T23:59:00Z" w16du:dateUtc="2024-03-22T18:29:00Z"/>
          <w:rFonts w:ascii="Consolas" w:eastAsia="Times New Roman" w:hAnsi="Consolas" w:cs="Times New Roman"/>
          <w:sz w:val="20"/>
          <w:szCs w:val="20"/>
          <w:lang w:val="en-IN"/>
        </w:rPr>
        <w:pPrChange w:id="95" w:author="Prerana Kulkarni" w:date="2024-03-22T23:59:00Z" w16du:dateUtc="2024-03-22T18:29:00Z">
          <w:pPr>
            <w:spacing w:line="240" w:lineRule="auto"/>
          </w:pPr>
        </w:pPrChange>
      </w:pPr>
      <w:proofErr w:type="gramStart"/>
      <w:ins w:id="96" w:author="Prerana Kulkarni" w:date="2024-03-22T23:59:00Z" w16du:dateUtc="2024-03-22T18:29:00Z">
        <w:r w:rsidRPr="00BC3ECF">
          <w:rPr>
            <w:rFonts w:ascii="Consolas" w:eastAsia="Times New Roman" w:hAnsi="Consolas" w:cs="Times New Roman"/>
            <w:sz w:val="20"/>
            <w:szCs w:val="20"/>
            <w:lang w:val="en-IN"/>
          </w:rPr>
          <w:t>subplot(</w:t>
        </w:r>
        <w:proofErr w:type="gramEnd"/>
        <w:r w:rsidRPr="00BC3ECF">
          <w:rPr>
            <w:rFonts w:ascii="Consolas" w:eastAsia="Times New Roman" w:hAnsi="Consolas" w:cs="Times New Roman"/>
            <w:sz w:val="20"/>
            <w:szCs w:val="20"/>
            <w:lang w:val="en-IN"/>
          </w:rPr>
          <w:t>1,2,1);</w:t>
        </w:r>
      </w:ins>
    </w:p>
    <w:p w14:paraId="2C576DD6" w14:textId="77777777" w:rsidR="00BC3ECF" w:rsidRPr="00BC3ECF" w:rsidRDefault="00BC3ECF">
      <w:pPr>
        <w:spacing w:line="240" w:lineRule="auto"/>
        <w:ind w:left="720"/>
        <w:rPr>
          <w:ins w:id="97" w:author="Prerana Kulkarni" w:date="2024-03-22T23:59:00Z" w16du:dateUtc="2024-03-22T18:29:00Z"/>
          <w:rFonts w:ascii="Consolas" w:eastAsia="Times New Roman" w:hAnsi="Consolas" w:cs="Times New Roman"/>
          <w:sz w:val="20"/>
          <w:szCs w:val="20"/>
          <w:lang w:val="en-IN"/>
        </w:rPr>
        <w:pPrChange w:id="98" w:author="Prerana Kulkarni" w:date="2024-03-22T23:59:00Z" w16du:dateUtc="2024-03-22T18:29:00Z">
          <w:pPr>
            <w:spacing w:line="240" w:lineRule="auto"/>
          </w:pPr>
        </w:pPrChange>
      </w:pPr>
      <w:proofErr w:type="spellStart"/>
      <w:ins w:id="99" w:author="Prerana Kulkarni" w:date="2024-03-22T23:59:00Z" w16du:dateUtc="2024-03-22T18:29:00Z">
        <w:r w:rsidRPr="00BC3ECF">
          <w:rPr>
            <w:rFonts w:ascii="Consolas" w:eastAsia="Times New Roman" w:hAnsi="Consolas" w:cs="Times New Roman"/>
            <w:sz w:val="20"/>
            <w:szCs w:val="20"/>
            <w:lang w:val="en-IN"/>
          </w:rPr>
          <w:t>imshow</w:t>
        </w:r>
        <w:proofErr w:type="spellEnd"/>
        <w:r w:rsidRPr="00BC3ECF">
          <w:rPr>
            <w:rFonts w:ascii="Consolas" w:eastAsia="Times New Roman" w:hAnsi="Consolas" w:cs="Times New Roman"/>
            <w:sz w:val="20"/>
            <w:szCs w:val="20"/>
            <w:lang w:val="en-IN"/>
          </w:rPr>
          <w:t>(</w:t>
        </w:r>
        <w:proofErr w:type="spellStart"/>
        <w:r w:rsidRPr="00BC3ECF">
          <w:rPr>
            <w:rFonts w:ascii="Consolas" w:eastAsia="Times New Roman" w:hAnsi="Consolas" w:cs="Times New Roman"/>
            <w:sz w:val="20"/>
            <w:szCs w:val="20"/>
            <w:lang w:val="en-IN"/>
          </w:rPr>
          <w:t>freemanCode</w:t>
        </w:r>
        <w:proofErr w:type="spellEnd"/>
        <w:r w:rsidRPr="00BC3ECF">
          <w:rPr>
            <w:rFonts w:ascii="Consolas" w:eastAsia="Times New Roman" w:hAnsi="Consolas" w:cs="Times New Roman"/>
            <w:sz w:val="20"/>
            <w:szCs w:val="20"/>
            <w:lang w:val="en-IN"/>
          </w:rPr>
          <w:t>);</w:t>
        </w:r>
      </w:ins>
    </w:p>
    <w:p w14:paraId="311D7E70" w14:textId="77777777" w:rsidR="00BC3ECF" w:rsidRPr="00BC3ECF" w:rsidRDefault="00BC3ECF">
      <w:pPr>
        <w:spacing w:line="240" w:lineRule="auto"/>
        <w:ind w:left="720"/>
        <w:rPr>
          <w:ins w:id="100" w:author="Prerana Kulkarni" w:date="2024-03-22T23:59:00Z" w16du:dateUtc="2024-03-22T18:29:00Z"/>
          <w:rFonts w:ascii="Consolas" w:eastAsia="Times New Roman" w:hAnsi="Consolas" w:cs="Times New Roman"/>
          <w:sz w:val="20"/>
          <w:szCs w:val="20"/>
          <w:lang w:val="en-IN"/>
        </w:rPr>
        <w:pPrChange w:id="101" w:author="Prerana Kulkarni" w:date="2024-03-22T23:59:00Z" w16du:dateUtc="2024-03-22T18:29:00Z">
          <w:pPr>
            <w:spacing w:line="240" w:lineRule="auto"/>
          </w:pPr>
        </w:pPrChange>
      </w:pPr>
      <w:proofErr w:type="gramStart"/>
      <w:ins w:id="102" w:author="Prerana Kulkarni" w:date="2024-03-22T23:59:00Z" w16du:dateUtc="2024-03-22T18:29:00Z">
        <w:r w:rsidRPr="00BC3ECF">
          <w:rPr>
            <w:rFonts w:ascii="Consolas" w:eastAsia="Times New Roman" w:hAnsi="Consolas" w:cs="Times New Roman"/>
            <w:sz w:val="20"/>
            <w:szCs w:val="20"/>
            <w:lang w:val="en-IN"/>
          </w:rPr>
          <w:t>title(</w:t>
        </w:r>
        <w:proofErr w:type="gramEnd"/>
        <w:r w:rsidRPr="00BC3ECF">
          <w:rPr>
            <w:rFonts w:ascii="Consolas" w:eastAsia="Times New Roman" w:hAnsi="Consolas" w:cs="Times New Roman"/>
            <w:color w:val="A709F5"/>
            <w:sz w:val="20"/>
            <w:szCs w:val="20"/>
            <w:lang w:val="en-IN"/>
          </w:rPr>
          <w:t>'Original Image'</w:t>
        </w:r>
        <w:r w:rsidRPr="00BC3ECF">
          <w:rPr>
            <w:rFonts w:ascii="Consolas" w:eastAsia="Times New Roman" w:hAnsi="Consolas" w:cs="Times New Roman"/>
            <w:sz w:val="20"/>
            <w:szCs w:val="20"/>
            <w:lang w:val="en-IN"/>
          </w:rPr>
          <w:t>);</w:t>
        </w:r>
      </w:ins>
    </w:p>
    <w:p w14:paraId="53886468" w14:textId="77777777" w:rsidR="00BC3ECF" w:rsidRPr="00BC3ECF" w:rsidRDefault="00BC3ECF">
      <w:pPr>
        <w:spacing w:line="240" w:lineRule="auto"/>
        <w:ind w:left="720"/>
        <w:rPr>
          <w:ins w:id="103" w:author="Prerana Kulkarni" w:date="2024-03-22T23:59:00Z" w16du:dateUtc="2024-03-22T18:29:00Z"/>
          <w:rFonts w:ascii="Consolas" w:eastAsia="Times New Roman" w:hAnsi="Consolas" w:cs="Times New Roman"/>
          <w:sz w:val="20"/>
          <w:szCs w:val="20"/>
          <w:lang w:val="en-IN"/>
        </w:rPr>
        <w:pPrChange w:id="104" w:author="Prerana Kulkarni" w:date="2024-03-22T23:59:00Z" w16du:dateUtc="2024-03-22T18:29:00Z">
          <w:pPr>
            <w:spacing w:line="240" w:lineRule="auto"/>
          </w:pPr>
        </w:pPrChange>
      </w:pPr>
      <w:proofErr w:type="gramStart"/>
      <w:ins w:id="105" w:author="Prerana Kulkarni" w:date="2024-03-22T23:59:00Z" w16du:dateUtc="2024-03-22T18:29:00Z">
        <w:r w:rsidRPr="00BC3ECF">
          <w:rPr>
            <w:rFonts w:ascii="Consolas" w:eastAsia="Times New Roman" w:hAnsi="Consolas" w:cs="Times New Roman"/>
            <w:sz w:val="20"/>
            <w:szCs w:val="20"/>
            <w:lang w:val="en-IN"/>
          </w:rPr>
          <w:t>subplot(</w:t>
        </w:r>
        <w:proofErr w:type="gramEnd"/>
        <w:r w:rsidRPr="00BC3ECF">
          <w:rPr>
            <w:rFonts w:ascii="Consolas" w:eastAsia="Times New Roman" w:hAnsi="Consolas" w:cs="Times New Roman"/>
            <w:sz w:val="20"/>
            <w:szCs w:val="20"/>
            <w:lang w:val="en-IN"/>
          </w:rPr>
          <w:t>1,2,2);</w:t>
        </w:r>
      </w:ins>
    </w:p>
    <w:p w14:paraId="3280BBD4" w14:textId="77777777" w:rsidR="00BC3ECF" w:rsidRPr="00BC3ECF" w:rsidRDefault="00BC3ECF">
      <w:pPr>
        <w:spacing w:line="240" w:lineRule="auto"/>
        <w:ind w:left="720"/>
        <w:rPr>
          <w:ins w:id="106" w:author="Prerana Kulkarni" w:date="2024-03-22T23:59:00Z" w16du:dateUtc="2024-03-22T18:29:00Z"/>
          <w:rFonts w:ascii="Consolas" w:eastAsia="Times New Roman" w:hAnsi="Consolas" w:cs="Times New Roman"/>
          <w:sz w:val="20"/>
          <w:szCs w:val="20"/>
          <w:lang w:val="en-IN"/>
        </w:rPr>
        <w:pPrChange w:id="107" w:author="Prerana Kulkarni" w:date="2024-03-22T23:59:00Z" w16du:dateUtc="2024-03-22T18:29:00Z">
          <w:pPr>
            <w:spacing w:line="240" w:lineRule="auto"/>
          </w:pPr>
        </w:pPrChange>
      </w:pPr>
      <w:proofErr w:type="spellStart"/>
      <w:ins w:id="108" w:author="Prerana Kulkarni" w:date="2024-03-22T23:59:00Z" w16du:dateUtc="2024-03-22T18:29:00Z">
        <w:r w:rsidRPr="00BC3ECF">
          <w:rPr>
            <w:rFonts w:ascii="Consolas" w:eastAsia="Times New Roman" w:hAnsi="Consolas" w:cs="Times New Roman"/>
            <w:sz w:val="20"/>
            <w:szCs w:val="20"/>
            <w:lang w:val="en-IN"/>
          </w:rPr>
          <w:t>imshow</w:t>
        </w:r>
        <w:proofErr w:type="spellEnd"/>
        <w:r w:rsidRPr="00BC3ECF">
          <w:rPr>
            <w:rFonts w:ascii="Consolas" w:eastAsia="Times New Roman" w:hAnsi="Consolas" w:cs="Times New Roman"/>
            <w:sz w:val="20"/>
            <w:szCs w:val="20"/>
            <w:lang w:val="en-IN"/>
          </w:rPr>
          <w:t>(diff);</w:t>
        </w:r>
      </w:ins>
    </w:p>
    <w:p w14:paraId="0FB289E3" w14:textId="77777777" w:rsidR="00BC3ECF" w:rsidRPr="00BC3ECF" w:rsidRDefault="00BC3ECF">
      <w:pPr>
        <w:spacing w:line="240" w:lineRule="auto"/>
        <w:ind w:left="720"/>
        <w:rPr>
          <w:ins w:id="109" w:author="Prerana Kulkarni" w:date="2024-03-22T23:59:00Z" w16du:dateUtc="2024-03-22T18:29:00Z"/>
          <w:rFonts w:ascii="Consolas" w:eastAsia="Times New Roman" w:hAnsi="Consolas" w:cs="Times New Roman"/>
          <w:sz w:val="20"/>
          <w:szCs w:val="20"/>
          <w:lang w:val="en-IN"/>
        </w:rPr>
        <w:pPrChange w:id="110" w:author="Prerana Kulkarni" w:date="2024-03-22T23:59:00Z" w16du:dateUtc="2024-03-22T18:29:00Z">
          <w:pPr>
            <w:spacing w:line="240" w:lineRule="auto"/>
          </w:pPr>
        </w:pPrChange>
      </w:pPr>
      <w:proofErr w:type="gramStart"/>
      <w:ins w:id="111" w:author="Prerana Kulkarni" w:date="2024-03-22T23:59:00Z" w16du:dateUtc="2024-03-22T18:29:00Z">
        <w:r w:rsidRPr="00BC3ECF">
          <w:rPr>
            <w:rFonts w:ascii="Consolas" w:eastAsia="Times New Roman" w:hAnsi="Consolas" w:cs="Times New Roman"/>
            <w:sz w:val="20"/>
            <w:szCs w:val="20"/>
            <w:lang w:val="en-IN"/>
          </w:rPr>
          <w:t>title(</w:t>
        </w:r>
        <w:proofErr w:type="gramEnd"/>
        <w:r w:rsidRPr="00BC3ECF">
          <w:rPr>
            <w:rFonts w:ascii="Consolas" w:eastAsia="Times New Roman" w:hAnsi="Consolas" w:cs="Times New Roman"/>
            <w:color w:val="A709F5"/>
            <w:sz w:val="20"/>
            <w:szCs w:val="20"/>
            <w:lang w:val="en-IN"/>
          </w:rPr>
          <w:t>'Boundary Image'</w:t>
        </w:r>
        <w:r w:rsidRPr="00BC3ECF">
          <w:rPr>
            <w:rFonts w:ascii="Consolas" w:eastAsia="Times New Roman" w:hAnsi="Consolas" w:cs="Times New Roman"/>
            <w:sz w:val="20"/>
            <w:szCs w:val="20"/>
            <w:lang w:val="en-IN"/>
          </w:rPr>
          <w:t>);</w:t>
        </w:r>
      </w:ins>
    </w:p>
    <w:p w14:paraId="5A5D3998" w14:textId="4F608316" w:rsidR="00BC3ECF" w:rsidRDefault="00BC3ECF">
      <w:pPr>
        <w:rPr>
          <w:ins w:id="112" w:author="Prerana Kulkarni" w:date="2024-03-22T23:59:00Z" w16du:dateUtc="2024-03-22T18:29:00Z"/>
        </w:rPr>
      </w:pPr>
    </w:p>
    <w:p w14:paraId="46DC5CAF" w14:textId="77777777" w:rsidR="00BC3ECF" w:rsidRDefault="00BC3ECF">
      <w:pPr>
        <w:rPr>
          <w:ins w:id="113" w:author="Prerana Kulkarni" w:date="2024-03-22T23:59:00Z" w16du:dateUtc="2024-03-22T18:29:00Z"/>
        </w:rPr>
      </w:pPr>
    </w:p>
    <w:p w14:paraId="1DA78C4A" w14:textId="4CA2C8BB" w:rsidR="00BC3ECF" w:rsidRDefault="00BC3ECF">
      <w:pPr>
        <w:rPr>
          <w:ins w:id="114" w:author="Prerana Kulkarni" w:date="2024-03-22T23:59:00Z" w16du:dateUtc="2024-03-22T18:29:00Z"/>
        </w:rPr>
      </w:pPr>
    </w:p>
    <w:p w14:paraId="3AF489C2" w14:textId="453F8A00" w:rsidR="00BC3ECF" w:rsidRDefault="00E344F9" w:rsidP="00E344F9">
      <w:pPr>
        <w:jc w:val="center"/>
        <w:rPr>
          <w:ins w:id="115" w:author="Prerana Kulkarni" w:date="2024-03-23T00:00:00Z" w16du:dateUtc="2024-03-22T18:30:00Z"/>
        </w:rPr>
      </w:pPr>
      <w:ins w:id="116" w:author="Prerana Kulkarni" w:date="2024-03-22T23:59:00Z" w16du:dateUtc="2024-03-22T18:29:00Z">
        <w:r w:rsidRPr="00E344F9">
          <w:rPr>
            <w:noProof/>
          </w:rPr>
          <w:drawing>
            <wp:inline distT="0" distB="0" distL="0" distR="0" wp14:anchorId="319DF77F" wp14:editId="05831AA4">
              <wp:extent cx="4986670" cy="1982414"/>
              <wp:effectExtent l="0" t="0" r="4445" b="0"/>
              <wp:docPr id="1299253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53261" name=""/>
                      <pic:cNvPicPr/>
                    </pic:nvPicPr>
                    <pic:blipFill>
                      <a:blip r:embed="rId12"/>
                      <a:stretch>
                        <a:fillRect/>
                      </a:stretch>
                    </pic:blipFill>
                    <pic:spPr>
                      <a:xfrm>
                        <a:off x="0" y="0"/>
                        <a:ext cx="4992027" cy="1984544"/>
                      </a:xfrm>
                      <a:prstGeom prst="rect">
                        <a:avLst/>
                      </a:prstGeom>
                    </pic:spPr>
                  </pic:pic>
                </a:graphicData>
              </a:graphic>
            </wp:inline>
          </w:drawing>
        </w:r>
      </w:ins>
    </w:p>
    <w:p w14:paraId="1DECEEE0" w14:textId="77777777" w:rsidR="00B2228E" w:rsidRDefault="00B2228E" w:rsidP="00E344F9">
      <w:pPr>
        <w:jc w:val="center"/>
        <w:rPr>
          <w:ins w:id="117" w:author="Prerana Kulkarni" w:date="2024-03-22T23:59:00Z" w16du:dateUtc="2024-03-22T18:29:00Z"/>
        </w:rPr>
      </w:pPr>
    </w:p>
    <w:p w14:paraId="3D1456C1" w14:textId="77777777" w:rsidR="00E344F9" w:rsidRDefault="00E344F9">
      <w:pPr>
        <w:jc w:val="center"/>
        <w:pPrChange w:id="118" w:author="Prerana Kulkarni" w:date="2024-03-22T23:59:00Z" w16du:dateUtc="2024-03-22T18:29:00Z">
          <w:pPr/>
        </w:pPrChange>
      </w:pPr>
    </w:p>
    <w:p w14:paraId="2E93BB70" w14:textId="77777777" w:rsidR="001D3F63" w:rsidRPr="00714A31" w:rsidRDefault="003E0CE5">
      <w:pPr>
        <w:numPr>
          <w:ilvl w:val="0"/>
          <w:numId w:val="1"/>
        </w:numPr>
        <w:rPr>
          <w:b/>
          <w:bCs/>
          <w:highlight w:val="cyan"/>
          <w:rPrChange w:id="119" w:author="Prerana Kulkarni" w:date="2024-03-23T00:01:00Z" w16du:dateUtc="2024-03-22T18:31:00Z">
            <w:rPr/>
          </w:rPrChange>
        </w:rPr>
      </w:pPr>
      <w:r w:rsidRPr="00714A31">
        <w:rPr>
          <w:b/>
          <w:bCs/>
          <w:highlight w:val="cyan"/>
          <w:rPrChange w:id="120" w:author="Prerana Kulkarni" w:date="2024-03-23T00:01:00Z" w16du:dateUtc="2024-03-22T18:31:00Z">
            <w:rPr/>
          </w:rPrChange>
        </w:rPr>
        <w:t xml:space="preserve">Using coins.png, binarize the image first and then </w:t>
      </w:r>
      <w:proofErr w:type="gramStart"/>
      <w:r w:rsidRPr="00714A31">
        <w:rPr>
          <w:b/>
          <w:bCs/>
          <w:highlight w:val="cyan"/>
          <w:rPrChange w:id="121" w:author="Prerana Kulkarni" w:date="2024-03-23T00:01:00Z" w16du:dateUtc="2024-03-22T18:31:00Z">
            <w:rPr/>
          </w:rPrChange>
        </w:rPr>
        <w:t>fill</w:t>
      </w:r>
      <w:proofErr w:type="gramEnd"/>
      <w:r w:rsidRPr="00714A31">
        <w:rPr>
          <w:b/>
          <w:bCs/>
          <w:highlight w:val="cyan"/>
          <w:rPrChange w:id="122" w:author="Prerana Kulkarni" w:date="2024-03-23T00:01:00Z" w16du:dateUtc="2024-03-22T18:31:00Z">
            <w:rPr/>
          </w:rPrChange>
        </w:rPr>
        <w:t xml:space="preserve"> the holes.</w:t>
      </w:r>
    </w:p>
    <w:p w14:paraId="2E93BB71" w14:textId="1302C9AF" w:rsidR="001D3F63" w:rsidDel="00714A31" w:rsidRDefault="001D3F63">
      <w:pPr>
        <w:rPr>
          <w:del w:id="123" w:author="Prerana Kulkarni" w:date="2024-03-23T00:01:00Z" w16du:dateUtc="2024-03-22T18:31:00Z"/>
        </w:rPr>
      </w:pPr>
    </w:p>
    <w:p w14:paraId="2E93BB72" w14:textId="77777777" w:rsidR="001D3F63" w:rsidRDefault="001D3F63"/>
    <w:p w14:paraId="2E93BB73" w14:textId="66FA4F58" w:rsidR="001D3F63" w:rsidRDefault="003E0CE5">
      <w:pPr>
        <w:jc w:val="center"/>
        <w:pPrChange w:id="124" w:author="Prerana Kulkarni" w:date="2024-03-23T00:00:00Z" w16du:dateUtc="2024-03-22T18:30:00Z">
          <w:pPr/>
        </w:pPrChange>
      </w:pPr>
      <w:r>
        <w:rPr>
          <w:noProof/>
        </w:rPr>
        <w:lastRenderedPageBreak/>
        <w:drawing>
          <wp:inline distT="114300" distB="114300" distL="114300" distR="114300" wp14:anchorId="2E93BBC1" wp14:editId="2E93BBC2">
            <wp:extent cx="1852613" cy="1539754"/>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1852613" cy="1539754"/>
                    </a:xfrm>
                    <a:prstGeom prst="rect">
                      <a:avLst/>
                    </a:prstGeom>
                    <a:ln/>
                  </pic:spPr>
                </pic:pic>
              </a:graphicData>
            </a:graphic>
          </wp:inline>
        </w:drawing>
      </w:r>
      <w:ins w:id="125" w:author="Prerana Kulkarni" w:date="2024-03-23T00:00:00Z" w16du:dateUtc="2024-03-22T18:30:00Z">
        <w:r w:rsidR="006441B6">
          <w:rPr>
            <w:rFonts w:ascii="Arial Unicode MS" w:eastAsia="Arial Unicode MS" w:hAnsi="Arial Unicode MS" w:cs="Arial Unicode MS"/>
          </w:rPr>
          <w:t xml:space="preserve">               </w:t>
        </w:r>
      </w:ins>
      <w:r>
        <w:rPr>
          <w:rFonts w:ascii="Arial Unicode MS" w:eastAsia="Arial Unicode MS" w:hAnsi="Arial Unicode MS" w:cs="Arial Unicode MS"/>
        </w:rPr>
        <w:t xml:space="preserve">TO→              </w:t>
      </w:r>
      <w:r>
        <w:rPr>
          <w:noProof/>
        </w:rPr>
        <w:drawing>
          <wp:inline distT="114300" distB="114300" distL="114300" distR="114300" wp14:anchorId="2E93BBC3" wp14:editId="45632177">
            <wp:extent cx="1871331" cy="1528312"/>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1877292" cy="1533180"/>
                    </a:xfrm>
                    <a:prstGeom prst="rect">
                      <a:avLst/>
                    </a:prstGeom>
                    <a:ln/>
                  </pic:spPr>
                </pic:pic>
              </a:graphicData>
            </a:graphic>
          </wp:inline>
        </w:drawing>
      </w:r>
    </w:p>
    <w:p w14:paraId="297E34B7" w14:textId="77777777" w:rsidR="00254DDC" w:rsidRDefault="00254DDC" w:rsidP="00141157">
      <w:pPr>
        <w:tabs>
          <w:tab w:val="left" w:pos="6078"/>
        </w:tabs>
        <w:rPr>
          <w:ins w:id="126" w:author="Prerana Kulkarni" w:date="2024-03-23T00:03:00Z" w16du:dateUtc="2024-03-22T18:33:00Z"/>
        </w:rPr>
      </w:pPr>
    </w:p>
    <w:p w14:paraId="62526B47" w14:textId="77777777" w:rsidR="00254DDC" w:rsidRDefault="00254DDC" w:rsidP="00141157">
      <w:pPr>
        <w:tabs>
          <w:tab w:val="left" w:pos="6078"/>
        </w:tabs>
        <w:rPr>
          <w:ins w:id="127" w:author="Prerana Kulkarni" w:date="2024-03-23T00:03:00Z" w16du:dateUtc="2024-03-22T18:33:00Z"/>
        </w:rPr>
      </w:pPr>
    </w:p>
    <w:p w14:paraId="3454B3E5" w14:textId="77777777" w:rsidR="00254DDC" w:rsidRPr="00254DDC" w:rsidRDefault="00254DDC" w:rsidP="00254DDC">
      <w:pPr>
        <w:spacing w:line="240" w:lineRule="auto"/>
        <w:rPr>
          <w:ins w:id="128" w:author="Prerana Kulkarni" w:date="2024-03-23T00:03:00Z" w16du:dateUtc="2024-03-22T18:33:00Z"/>
          <w:rFonts w:ascii="Consolas" w:eastAsia="Times New Roman" w:hAnsi="Consolas" w:cs="Times New Roman"/>
          <w:sz w:val="20"/>
          <w:szCs w:val="20"/>
          <w:lang w:val="en-IN"/>
        </w:rPr>
      </w:pPr>
    </w:p>
    <w:p w14:paraId="30861ACE" w14:textId="77777777" w:rsidR="00254DDC" w:rsidRPr="00254DDC" w:rsidRDefault="00254DDC">
      <w:pPr>
        <w:spacing w:line="240" w:lineRule="auto"/>
        <w:ind w:left="720"/>
        <w:rPr>
          <w:ins w:id="129" w:author="Prerana Kulkarni" w:date="2024-03-23T00:03:00Z" w16du:dateUtc="2024-03-22T18:33:00Z"/>
          <w:rFonts w:ascii="Consolas" w:eastAsia="Times New Roman" w:hAnsi="Consolas" w:cs="Times New Roman"/>
          <w:sz w:val="20"/>
          <w:szCs w:val="20"/>
          <w:lang w:val="en-IN"/>
        </w:rPr>
        <w:pPrChange w:id="130" w:author="Prerana Kulkarni" w:date="2024-03-23T00:03:00Z" w16du:dateUtc="2024-03-22T18:33:00Z">
          <w:pPr>
            <w:spacing w:line="240" w:lineRule="auto"/>
          </w:pPr>
        </w:pPrChange>
      </w:pPr>
      <w:ins w:id="131" w:author="Prerana Kulkarni" w:date="2024-03-23T00:03:00Z" w16du:dateUtc="2024-03-22T18:33:00Z">
        <w:r w:rsidRPr="00254DDC">
          <w:rPr>
            <w:rFonts w:ascii="Consolas" w:eastAsia="Times New Roman" w:hAnsi="Consolas" w:cs="Times New Roman"/>
            <w:sz w:val="20"/>
            <w:szCs w:val="20"/>
            <w:lang w:val="en-IN"/>
          </w:rPr>
          <w:t xml:space="preserve">coins = </w:t>
        </w:r>
        <w:proofErr w:type="spellStart"/>
        <w:r w:rsidRPr="00254DDC">
          <w:rPr>
            <w:rFonts w:ascii="Consolas" w:eastAsia="Times New Roman" w:hAnsi="Consolas" w:cs="Times New Roman"/>
            <w:sz w:val="20"/>
            <w:szCs w:val="20"/>
            <w:lang w:val="en-IN"/>
          </w:rPr>
          <w:t>imread</w:t>
        </w:r>
        <w:proofErr w:type="spellEnd"/>
        <w:r w:rsidRPr="00254DDC">
          <w:rPr>
            <w:rFonts w:ascii="Consolas" w:eastAsia="Times New Roman" w:hAnsi="Consolas" w:cs="Times New Roman"/>
            <w:sz w:val="20"/>
            <w:szCs w:val="20"/>
            <w:lang w:val="en-IN"/>
          </w:rPr>
          <w:t>(</w:t>
        </w:r>
        <w:r w:rsidRPr="00254DDC">
          <w:rPr>
            <w:rFonts w:ascii="Consolas" w:eastAsia="Times New Roman" w:hAnsi="Consolas" w:cs="Times New Roman"/>
            <w:color w:val="A709F5"/>
            <w:sz w:val="20"/>
            <w:szCs w:val="20"/>
            <w:lang w:val="en-IN"/>
          </w:rPr>
          <w:t>'coins.png'</w:t>
        </w:r>
        <w:r w:rsidRPr="00254DDC">
          <w:rPr>
            <w:rFonts w:ascii="Consolas" w:eastAsia="Times New Roman" w:hAnsi="Consolas" w:cs="Times New Roman"/>
            <w:sz w:val="20"/>
            <w:szCs w:val="20"/>
            <w:lang w:val="en-IN"/>
          </w:rPr>
          <w:t>);</w:t>
        </w:r>
      </w:ins>
    </w:p>
    <w:p w14:paraId="23BF16AC" w14:textId="77777777" w:rsidR="00254DDC" w:rsidRPr="00254DDC" w:rsidRDefault="00254DDC">
      <w:pPr>
        <w:spacing w:line="240" w:lineRule="auto"/>
        <w:ind w:left="720"/>
        <w:rPr>
          <w:ins w:id="132" w:author="Prerana Kulkarni" w:date="2024-03-23T00:03:00Z" w16du:dateUtc="2024-03-22T18:33:00Z"/>
          <w:rFonts w:ascii="Consolas" w:eastAsia="Times New Roman" w:hAnsi="Consolas" w:cs="Times New Roman"/>
          <w:sz w:val="20"/>
          <w:szCs w:val="20"/>
          <w:lang w:val="en-IN"/>
        </w:rPr>
        <w:pPrChange w:id="133" w:author="Prerana Kulkarni" w:date="2024-03-23T00:03:00Z" w16du:dateUtc="2024-03-22T18:33:00Z">
          <w:pPr>
            <w:spacing w:line="240" w:lineRule="auto"/>
          </w:pPr>
        </w:pPrChange>
      </w:pPr>
      <w:ins w:id="134" w:author="Prerana Kulkarni" w:date="2024-03-23T00:03:00Z" w16du:dateUtc="2024-03-22T18:33:00Z">
        <w:r w:rsidRPr="00254DDC">
          <w:rPr>
            <w:rFonts w:ascii="Consolas" w:eastAsia="Times New Roman" w:hAnsi="Consolas" w:cs="Times New Roman"/>
            <w:sz w:val="20"/>
            <w:szCs w:val="20"/>
            <w:lang w:val="en-IN"/>
          </w:rPr>
          <w:t xml:space="preserve">bin = </w:t>
        </w:r>
        <w:proofErr w:type="spellStart"/>
        <w:r w:rsidRPr="00254DDC">
          <w:rPr>
            <w:rFonts w:ascii="Consolas" w:eastAsia="Times New Roman" w:hAnsi="Consolas" w:cs="Times New Roman"/>
            <w:sz w:val="20"/>
            <w:szCs w:val="20"/>
            <w:lang w:val="en-IN"/>
          </w:rPr>
          <w:t>imbinarize</w:t>
        </w:r>
        <w:proofErr w:type="spellEnd"/>
        <w:r w:rsidRPr="00254DDC">
          <w:rPr>
            <w:rFonts w:ascii="Consolas" w:eastAsia="Times New Roman" w:hAnsi="Consolas" w:cs="Times New Roman"/>
            <w:sz w:val="20"/>
            <w:szCs w:val="20"/>
            <w:lang w:val="en-IN"/>
          </w:rPr>
          <w:t>(coins);</w:t>
        </w:r>
      </w:ins>
    </w:p>
    <w:p w14:paraId="74D5830C" w14:textId="77777777" w:rsidR="00254DDC" w:rsidRPr="00254DDC" w:rsidRDefault="00254DDC">
      <w:pPr>
        <w:spacing w:line="240" w:lineRule="auto"/>
        <w:ind w:left="720"/>
        <w:rPr>
          <w:ins w:id="135" w:author="Prerana Kulkarni" w:date="2024-03-23T00:03:00Z" w16du:dateUtc="2024-03-22T18:33:00Z"/>
          <w:rFonts w:ascii="Consolas" w:eastAsia="Times New Roman" w:hAnsi="Consolas" w:cs="Times New Roman"/>
          <w:sz w:val="20"/>
          <w:szCs w:val="20"/>
          <w:lang w:val="en-IN"/>
        </w:rPr>
        <w:pPrChange w:id="136" w:author="Prerana Kulkarni" w:date="2024-03-23T00:03:00Z" w16du:dateUtc="2024-03-22T18:33:00Z">
          <w:pPr>
            <w:spacing w:line="240" w:lineRule="auto"/>
          </w:pPr>
        </w:pPrChange>
      </w:pPr>
      <w:ins w:id="137" w:author="Prerana Kulkarni" w:date="2024-03-23T00:03:00Z" w16du:dateUtc="2024-03-22T18:33:00Z">
        <w:r w:rsidRPr="00254DDC">
          <w:rPr>
            <w:rFonts w:ascii="Consolas" w:eastAsia="Times New Roman" w:hAnsi="Consolas" w:cs="Times New Roman"/>
            <w:sz w:val="20"/>
            <w:szCs w:val="20"/>
            <w:lang w:val="en-IN"/>
          </w:rPr>
          <w:t xml:space="preserve">fill = </w:t>
        </w:r>
        <w:proofErr w:type="spellStart"/>
        <w:r w:rsidRPr="00254DDC">
          <w:rPr>
            <w:rFonts w:ascii="Consolas" w:eastAsia="Times New Roman" w:hAnsi="Consolas" w:cs="Times New Roman"/>
            <w:sz w:val="20"/>
            <w:szCs w:val="20"/>
            <w:lang w:val="en-IN"/>
          </w:rPr>
          <w:t>imfill</w:t>
        </w:r>
        <w:proofErr w:type="spellEnd"/>
        <w:r w:rsidRPr="00254DDC">
          <w:rPr>
            <w:rFonts w:ascii="Consolas" w:eastAsia="Times New Roman" w:hAnsi="Consolas" w:cs="Times New Roman"/>
            <w:sz w:val="20"/>
            <w:szCs w:val="20"/>
            <w:lang w:val="en-IN"/>
          </w:rPr>
          <w:t>(</w:t>
        </w:r>
        <w:proofErr w:type="spellStart"/>
        <w:r w:rsidRPr="00254DDC">
          <w:rPr>
            <w:rFonts w:ascii="Consolas" w:eastAsia="Times New Roman" w:hAnsi="Consolas" w:cs="Times New Roman"/>
            <w:sz w:val="20"/>
            <w:szCs w:val="20"/>
            <w:lang w:val="en-IN"/>
          </w:rPr>
          <w:t>bin,</w:t>
        </w:r>
        <w:r w:rsidRPr="00254DDC">
          <w:rPr>
            <w:rFonts w:ascii="Consolas" w:eastAsia="Times New Roman" w:hAnsi="Consolas" w:cs="Times New Roman"/>
            <w:color w:val="A709F5"/>
            <w:sz w:val="20"/>
            <w:szCs w:val="20"/>
            <w:lang w:val="en-IN"/>
          </w:rPr>
          <w:t>'holes</w:t>
        </w:r>
        <w:proofErr w:type="spellEnd"/>
        <w:r w:rsidRPr="00254DDC">
          <w:rPr>
            <w:rFonts w:ascii="Consolas" w:eastAsia="Times New Roman" w:hAnsi="Consolas" w:cs="Times New Roman"/>
            <w:color w:val="A709F5"/>
            <w:sz w:val="20"/>
            <w:szCs w:val="20"/>
            <w:lang w:val="en-IN"/>
          </w:rPr>
          <w:t>'</w:t>
        </w:r>
        <w:r w:rsidRPr="00254DDC">
          <w:rPr>
            <w:rFonts w:ascii="Consolas" w:eastAsia="Times New Roman" w:hAnsi="Consolas" w:cs="Times New Roman"/>
            <w:sz w:val="20"/>
            <w:szCs w:val="20"/>
            <w:lang w:val="en-IN"/>
          </w:rPr>
          <w:t>);</w:t>
        </w:r>
      </w:ins>
    </w:p>
    <w:p w14:paraId="3E1156E6" w14:textId="77777777" w:rsidR="00254DDC" w:rsidRPr="00254DDC" w:rsidRDefault="00254DDC">
      <w:pPr>
        <w:spacing w:line="240" w:lineRule="auto"/>
        <w:ind w:left="720"/>
        <w:rPr>
          <w:ins w:id="138" w:author="Prerana Kulkarni" w:date="2024-03-23T00:03:00Z" w16du:dateUtc="2024-03-22T18:33:00Z"/>
          <w:rFonts w:ascii="Consolas" w:eastAsia="Times New Roman" w:hAnsi="Consolas" w:cs="Times New Roman"/>
          <w:sz w:val="20"/>
          <w:szCs w:val="20"/>
          <w:lang w:val="en-IN"/>
        </w:rPr>
        <w:pPrChange w:id="139" w:author="Prerana Kulkarni" w:date="2024-03-23T00:03:00Z" w16du:dateUtc="2024-03-22T18:33:00Z">
          <w:pPr>
            <w:spacing w:line="240" w:lineRule="auto"/>
          </w:pPr>
        </w:pPrChange>
      </w:pPr>
      <w:ins w:id="140" w:author="Prerana Kulkarni" w:date="2024-03-23T00:03:00Z" w16du:dateUtc="2024-03-22T18:33:00Z">
        <w:r w:rsidRPr="00254DDC">
          <w:rPr>
            <w:rFonts w:ascii="Consolas" w:eastAsia="Times New Roman" w:hAnsi="Consolas" w:cs="Times New Roman"/>
            <w:sz w:val="20"/>
            <w:szCs w:val="20"/>
            <w:lang w:val="en-IN"/>
          </w:rPr>
          <w:t xml:space="preserve">figure; </w:t>
        </w:r>
        <w:proofErr w:type="spellStart"/>
        <w:r w:rsidRPr="00254DDC">
          <w:rPr>
            <w:rFonts w:ascii="Consolas" w:eastAsia="Times New Roman" w:hAnsi="Consolas" w:cs="Times New Roman"/>
            <w:sz w:val="20"/>
            <w:szCs w:val="20"/>
            <w:lang w:val="en-IN"/>
          </w:rPr>
          <w:t>imshow</w:t>
        </w:r>
        <w:proofErr w:type="spellEnd"/>
        <w:r w:rsidRPr="00254DDC">
          <w:rPr>
            <w:rFonts w:ascii="Consolas" w:eastAsia="Times New Roman" w:hAnsi="Consolas" w:cs="Times New Roman"/>
            <w:sz w:val="20"/>
            <w:szCs w:val="20"/>
            <w:lang w:val="en-IN"/>
          </w:rPr>
          <w:t>(fill);</w:t>
        </w:r>
      </w:ins>
    </w:p>
    <w:p w14:paraId="2E93BB74" w14:textId="3ED8FBC1" w:rsidR="001D3F63" w:rsidRDefault="00141157" w:rsidP="00141157">
      <w:pPr>
        <w:tabs>
          <w:tab w:val="left" w:pos="6078"/>
        </w:tabs>
        <w:rPr>
          <w:ins w:id="141" w:author="Prerana Kulkarni" w:date="2024-03-23T00:03:00Z" w16du:dateUtc="2024-03-22T18:33:00Z"/>
        </w:rPr>
      </w:pPr>
      <w:ins w:id="142" w:author="Prerana Kulkarni" w:date="2024-03-23T00:03:00Z" w16du:dateUtc="2024-03-22T18:33:00Z">
        <w:r>
          <w:tab/>
        </w:r>
      </w:ins>
    </w:p>
    <w:p w14:paraId="01707A8E" w14:textId="4EF09668" w:rsidR="00141157" w:rsidRDefault="00141157">
      <w:pPr>
        <w:tabs>
          <w:tab w:val="left" w:pos="6078"/>
        </w:tabs>
        <w:jc w:val="center"/>
        <w:rPr>
          <w:ins w:id="143" w:author="Prerana Kulkarni" w:date="2024-03-23T00:03:00Z" w16du:dateUtc="2024-03-22T18:33:00Z"/>
        </w:rPr>
        <w:pPrChange w:id="144" w:author="Prerana Kulkarni" w:date="2024-03-23T00:03:00Z" w16du:dateUtc="2024-03-22T18:33:00Z">
          <w:pPr>
            <w:tabs>
              <w:tab w:val="left" w:pos="6078"/>
            </w:tabs>
          </w:pPr>
        </w:pPrChange>
      </w:pPr>
      <w:ins w:id="145" w:author="Prerana Kulkarni" w:date="2024-03-23T00:03:00Z" w16du:dateUtc="2024-03-22T18:33:00Z">
        <w:r w:rsidRPr="00141157">
          <w:rPr>
            <w:noProof/>
          </w:rPr>
          <w:drawing>
            <wp:inline distT="0" distB="0" distL="0" distR="0" wp14:anchorId="7EC701B3" wp14:editId="0BB062F3">
              <wp:extent cx="1994014" cy="1711842"/>
              <wp:effectExtent l="0" t="0" r="6350" b="3175"/>
              <wp:docPr id="96492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22791" name=""/>
                      <pic:cNvPicPr/>
                    </pic:nvPicPr>
                    <pic:blipFill>
                      <a:blip r:embed="rId15"/>
                      <a:stretch>
                        <a:fillRect/>
                      </a:stretch>
                    </pic:blipFill>
                    <pic:spPr>
                      <a:xfrm>
                        <a:off x="0" y="0"/>
                        <a:ext cx="2003536" cy="1720016"/>
                      </a:xfrm>
                      <a:prstGeom prst="rect">
                        <a:avLst/>
                      </a:prstGeom>
                    </pic:spPr>
                  </pic:pic>
                </a:graphicData>
              </a:graphic>
            </wp:inline>
          </w:drawing>
        </w:r>
      </w:ins>
    </w:p>
    <w:p w14:paraId="6FE2323C" w14:textId="77777777" w:rsidR="00141157" w:rsidRDefault="00141157" w:rsidP="00141157">
      <w:pPr>
        <w:tabs>
          <w:tab w:val="left" w:pos="6078"/>
        </w:tabs>
        <w:rPr>
          <w:ins w:id="146" w:author="Prerana Kulkarni" w:date="2024-03-23T00:03:00Z" w16du:dateUtc="2024-03-22T18:33:00Z"/>
        </w:rPr>
      </w:pPr>
    </w:p>
    <w:p w14:paraId="7EC125C8" w14:textId="77777777" w:rsidR="00141157" w:rsidRDefault="00141157" w:rsidP="00141157">
      <w:pPr>
        <w:tabs>
          <w:tab w:val="left" w:pos="6078"/>
        </w:tabs>
        <w:rPr>
          <w:ins w:id="147" w:author="Prerana Kulkarni" w:date="2024-03-23T00:04:00Z" w16du:dateUtc="2024-03-22T18:34:00Z"/>
        </w:rPr>
      </w:pPr>
    </w:p>
    <w:p w14:paraId="4C30E235" w14:textId="77777777" w:rsidR="00254DDC" w:rsidRDefault="00254DDC" w:rsidP="00141157">
      <w:pPr>
        <w:tabs>
          <w:tab w:val="left" w:pos="6078"/>
        </w:tabs>
        <w:rPr>
          <w:ins w:id="148" w:author="Prerana Kulkarni" w:date="2024-03-23T00:04:00Z" w16du:dateUtc="2024-03-22T18:34:00Z"/>
        </w:rPr>
      </w:pPr>
    </w:p>
    <w:p w14:paraId="442FED60" w14:textId="77777777" w:rsidR="00254DDC" w:rsidRDefault="00254DDC">
      <w:pPr>
        <w:tabs>
          <w:tab w:val="left" w:pos="6078"/>
        </w:tabs>
        <w:pPrChange w:id="149" w:author="Prerana Kulkarni" w:date="2024-03-23T00:03:00Z" w16du:dateUtc="2024-03-22T18:33:00Z">
          <w:pPr/>
        </w:pPrChange>
      </w:pPr>
    </w:p>
    <w:p w14:paraId="2E93BB75" w14:textId="77777777" w:rsidR="001D3F63" w:rsidRPr="00FF01DF" w:rsidRDefault="003E0CE5">
      <w:pPr>
        <w:numPr>
          <w:ilvl w:val="0"/>
          <w:numId w:val="1"/>
        </w:numPr>
        <w:rPr>
          <w:b/>
          <w:bCs/>
          <w:highlight w:val="cyan"/>
          <w:rPrChange w:id="150" w:author="Prerana Kulkarni" w:date="2024-03-23T00:04:00Z" w16du:dateUtc="2024-03-22T18:34:00Z">
            <w:rPr/>
          </w:rPrChange>
        </w:rPr>
      </w:pPr>
      <w:r w:rsidRPr="00FF01DF">
        <w:rPr>
          <w:b/>
          <w:bCs/>
          <w:highlight w:val="cyan"/>
          <w:rPrChange w:id="151" w:author="Prerana Kulkarni" w:date="2024-03-23T00:04:00Z" w16du:dateUtc="2024-03-22T18:34:00Z">
            <w:rPr/>
          </w:rPrChange>
        </w:rPr>
        <w:t>Take the Japanese character in kawaii.png.</w:t>
      </w:r>
    </w:p>
    <w:p w14:paraId="2E93BB76" w14:textId="77777777" w:rsidR="001D3F63" w:rsidRDefault="003E0CE5">
      <w:pPr>
        <w:ind w:left="1440"/>
      </w:pPr>
      <w:r>
        <w:rPr>
          <w:noProof/>
        </w:rPr>
        <w:drawing>
          <wp:inline distT="114300" distB="114300" distL="114300" distR="114300" wp14:anchorId="2E93BBC5" wp14:editId="2E93BBC6">
            <wp:extent cx="781050" cy="8763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781050" cy="876300"/>
                    </a:xfrm>
                    <a:prstGeom prst="rect">
                      <a:avLst/>
                    </a:prstGeom>
                    <a:ln/>
                  </pic:spPr>
                </pic:pic>
              </a:graphicData>
            </a:graphic>
          </wp:inline>
        </w:drawing>
      </w:r>
    </w:p>
    <w:p w14:paraId="2E93BB77" w14:textId="77777777" w:rsidR="001D3F63" w:rsidRDefault="003E0CE5">
      <w:pPr>
        <w:numPr>
          <w:ilvl w:val="1"/>
          <w:numId w:val="1"/>
        </w:numPr>
        <w:rPr>
          <w:ins w:id="152" w:author="Prerana Kulkarni" w:date="2024-03-30T09:10:00Z" w16du:dateUtc="2024-03-30T03:40:00Z"/>
        </w:rPr>
      </w:pPr>
      <w:r>
        <w:t>Thin the image to obtain the skeleton of the image</w:t>
      </w:r>
    </w:p>
    <w:p w14:paraId="71BF27E5" w14:textId="77777777" w:rsidR="0073555F" w:rsidRDefault="0073555F" w:rsidP="0073555F">
      <w:pPr>
        <w:ind w:left="1440"/>
        <w:rPr>
          <w:ins w:id="153" w:author="Prerana Kulkarni" w:date="2024-03-30T09:13:00Z" w16du:dateUtc="2024-03-30T03:43:00Z"/>
        </w:rPr>
      </w:pPr>
    </w:p>
    <w:p w14:paraId="116C2230" w14:textId="77777777" w:rsidR="009163CC" w:rsidRPr="009163CC" w:rsidRDefault="009163CC">
      <w:pPr>
        <w:spacing w:line="240" w:lineRule="auto"/>
        <w:ind w:left="1080"/>
        <w:rPr>
          <w:ins w:id="154" w:author="Prerana Kulkarni" w:date="2024-03-30T09:13:00Z" w16du:dateUtc="2024-03-30T03:43:00Z"/>
          <w:rFonts w:ascii="Consolas" w:eastAsia="Times New Roman" w:hAnsi="Consolas" w:cs="Times New Roman"/>
          <w:sz w:val="20"/>
          <w:szCs w:val="20"/>
          <w:lang w:val="en-IN"/>
        </w:rPr>
        <w:pPrChange w:id="155" w:author="Prerana Kulkarni" w:date="2024-03-30T09:13:00Z" w16du:dateUtc="2024-03-30T03:43:00Z">
          <w:pPr>
            <w:spacing w:line="240" w:lineRule="auto"/>
          </w:pPr>
        </w:pPrChange>
      </w:pPr>
      <w:proofErr w:type="spellStart"/>
      <w:ins w:id="156" w:author="Prerana Kulkarni" w:date="2024-03-30T09:13:00Z" w16du:dateUtc="2024-03-30T03:43:00Z">
        <w:r w:rsidRPr="009163CC">
          <w:rPr>
            <w:rFonts w:ascii="Consolas" w:eastAsia="Times New Roman" w:hAnsi="Consolas" w:cs="Times New Roman"/>
            <w:sz w:val="20"/>
            <w:szCs w:val="20"/>
            <w:lang w:val="en-IN"/>
          </w:rPr>
          <w:t>originalImage</w:t>
        </w:r>
        <w:proofErr w:type="spellEnd"/>
        <w:r w:rsidRPr="009163CC">
          <w:rPr>
            <w:rFonts w:ascii="Consolas" w:eastAsia="Times New Roman" w:hAnsi="Consolas" w:cs="Times New Roman"/>
            <w:sz w:val="20"/>
            <w:szCs w:val="20"/>
            <w:lang w:val="en-IN"/>
          </w:rPr>
          <w:t xml:space="preserve"> = </w:t>
        </w:r>
        <w:proofErr w:type="spellStart"/>
        <w:r w:rsidRPr="009163CC">
          <w:rPr>
            <w:rFonts w:ascii="Consolas" w:eastAsia="Times New Roman" w:hAnsi="Consolas" w:cs="Times New Roman"/>
            <w:sz w:val="20"/>
            <w:szCs w:val="20"/>
            <w:lang w:val="en-IN"/>
          </w:rPr>
          <w:t>imread</w:t>
        </w:r>
        <w:proofErr w:type="spellEnd"/>
        <w:r w:rsidRPr="009163CC">
          <w:rPr>
            <w:rFonts w:ascii="Consolas" w:eastAsia="Times New Roman" w:hAnsi="Consolas" w:cs="Times New Roman"/>
            <w:sz w:val="20"/>
            <w:szCs w:val="20"/>
            <w:lang w:val="en-IN"/>
          </w:rPr>
          <w:t>(</w:t>
        </w:r>
        <w:r w:rsidRPr="009163CC">
          <w:rPr>
            <w:rFonts w:ascii="Consolas" w:eastAsia="Times New Roman" w:hAnsi="Consolas" w:cs="Times New Roman"/>
            <w:color w:val="A709F5"/>
            <w:sz w:val="20"/>
            <w:szCs w:val="20"/>
            <w:lang w:val="en-IN"/>
          </w:rPr>
          <w:t>'kawaii.png'</w:t>
        </w:r>
        <w:r w:rsidRPr="009163CC">
          <w:rPr>
            <w:rFonts w:ascii="Consolas" w:eastAsia="Times New Roman" w:hAnsi="Consolas" w:cs="Times New Roman"/>
            <w:sz w:val="20"/>
            <w:szCs w:val="20"/>
            <w:lang w:val="en-IN"/>
          </w:rPr>
          <w:t>);</w:t>
        </w:r>
      </w:ins>
    </w:p>
    <w:p w14:paraId="7C683DC9" w14:textId="77777777" w:rsidR="009163CC" w:rsidRPr="009163CC" w:rsidRDefault="009163CC">
      <w:pPr>
        <w:spacing w:line="240" w:lineRule="auto"/>
        <w:ind w:left="1080"/>
        <w:rPr>
          <w:ins w:id="157" w:author="Prerana Kulkarni" w:date="2024-03-30T09:13:00Z" w16du:dateUtc="2024-03-30T03:43:00Z"/>
          <w:rFonts w:ascii="Consolas" w:eastAsia="Times New Roman" w:hAnsi="Consolas" w:cs="Times New Roman"/>
          <w:sz w:val="20"/>
          <w:szCs w:val="20"/>
          <w:lang w:val="en-IN"/>
        </w:rPr>
        <w:pPrChange w:id="158" w:author="Prerana Kulkarni" w:date="2024-03-30T09:13:00Z" w16du:dateUtc="2024-03-30T03:43:00Z">
          <w:pPr>
            <w:spacing w:line="240" w:lineRule="auto"/>
          </w:pPr>
        </w:pPrChange>
      </w:pPr>
      <w:ins w:id="159" w:author="Prerana Kulkarni" w:date="2024-03-30T09:13:00Z" w16du:dateUtc="2024-03-30T03:43:00Z">
        <w:r w:rsidRPr="009163CC">
          <w:rPr>
            <w:rFonts w:ascii="Consolas" w:eastAsia="Times New Roman" w:hAnsi="Consolas" w:cs="Times New Roman"/>
            <w:color w:val="0E00FF"/>
            <w:sz w:val="20"/>
            <w:szCs w:val="20"/>
            <w:lang w:val="en-IN"/>
          </w:rPr>
          <w:t xml:space="preserve">if </w:t>
        </w:r>
        <w:proofErr w:type="gramStart"/>
        <w:r w:rsidRPr="009163CC">
          <w:rPr>
            <w:rFonts w:ascii="Consolas" w:eastAsia="Times New Roman" w:hAnsi="Consolas" w:cs="Times New Roman"/>
            <w:sz w:val="20"/>
            <w:szCs w:val="20"/>
            <w:lang w:val="en-IN"/>
          </w:rPr>
          <w:t>size(</w:t>
        </w:r>
        <w:proofErr w:type="spellStart"/>
        <w:proofErr w:type="gramEnd"/>
        <w:r w:rsidRPr="009163CC">
          <w:rPr>
            <w:rFonts w:ascii="Consolas" w:eastAsia="Times New Roman" w:hAnsi="Consolas" w:cs="Times New Roman"/>
            <w:sz w:val="20"/>
            <w:szCs w:val="20"/>
            <w:lang w:val="en-IN"/>
          </w:rPr>
          <w:t>originalImage</w:t>
        </w:r>
        <w:proofErr w:type="spellEnd"/>
        <w:r w:rsidRPr="009163CC">
          <w:rPr>
            <w:rFonts w:ascii="Consolas" w:eastAsia="Times New Roman" w:hAnsi="Consolas" w:cs="Times New Roman"/>
            <w:sz w:val="20"/>
            <w:szCs w:val="20"/>
            <w:lang w:val="en-IN"/>
          </w:rPr>
          <w:t>, 3) == 3</w:t>
        </w:r>
      </w:ins>
    </w:p>
    <w:p w14:paraId="46174A9F" w14:textId="77777777" w:rsidR="009163CC" w:rsidRPr="009163CC" w:rsidRDefault="009163CC">
      <w:pPr>
        <w:spacing w:line="240" w:lineRule="auto"/>
        <w:ind w:left="1080"/>
        <w:rPr>
          <w:ins w:id="160" w:author="Prerana Kulkarni" w:date="2024-03-30T09:13:00Z" w16du:dateUtc="2024-03-30T03:43:00Z"/>
          <w:rFonts w:ascii="Consolas" w:eastAsia="Times New Roman" w:hAnsi="Consolas" w:cs="Times New Roman"/>
          <w:sz w:val="20"/>
          <w:szCs w:val="20"/>
          <w:lang w:val="en-IN"/>
        </w:rPr>
        <w:pPrChange w:id="161" w:author="Prerana Kulkarni" w:date="2024-03-30T09:13:00Z" w16du:dateUtc="2024-03-30T03:43:00Z">
          <w:pPr>
            <w:spacing w:line="240" w:lineRule="auto"/>
          </w:pPr>
        </w:pPrChange>
      </w:pPr>
      <w:ins w:id="162" w:author="Prerana Kulkarni" w:date="2024-03-30T09:13:00Z" w16du:dateUtc="2024-03-30T03:43:00Z">
        <w:r w:rsidRPr="009163CC">
          <w:rPr>
            <w:rFonts w:ascii="Consolas" w:eastAsia="Times New Roman" w:hAnsi="Consolas" w:cs="Times New Roman"/>
            <w:sz w:val="20"/>
            <w:szCs w:val="20"/>
            <w:lang w:val="en-IN"/>
          </w:rPr>
          <w:t xml:space="preserve">    </w:t>
        </w:r>
        <w:proofErr w:type="spellStart"/>
        <w:r w:rsidRPr="009163CC">
          <w:rPr>
            <w:rFonts w:ascii="Consolas" w:eastAsia="Times New Roman" w:hAnsi="Consolas" w:cs="Times New Roman"/>
            <w:sz w:val="20"/>
            <w:szCs w:val="20"/>
            <w:lang w:val="en-IN"/>
          </w:rPr>
          <w:t>grayImage</w:t>
        </w:r>
        <w:proofErr w:type="spellEnd"/>
        <w:r w:rsidRPr="009163CC">
          <w:rPr>
            <w:rFonts w:ascii="Consolas" w:eastAsia="Times New Roman" w:hAnsi="Consolas" w:cs="Times New Roman"/>
            <w:sz w:val="20"/>
            <w:szCs w:val="20"/>
            <w:lang w:val="en-IN"/>
          </w:rPr>
          <w:t xml:space="preserve"> = rgb2gray(</w:t>
        </w:r>
        <w:proofErr w:type="spellStart"/>
        <w:r w:rsidRPr="009163CC">
          <w:rPr>
            <w:rFonts w:ascii="Consolas" w:eastAsia="Times New Roman" w:hAnsi="Consolas" w:cs="Times New Roman"/>
            <w:sz w:val="20"/>
            <w:szCs w:val="20"/>
            <w:lang w:val="en-IN"/>
          </w:rPr>
          <w:t>originalImage</w:t>
        </w:r>
        <w:proofErr w:type="spellEnd"/>
        <w:r w:rsidRPr="009163CC">
          <w:rPr>
            <w:rFonts w:ascii="Consolas" w:eastAsia="Times New Roman" w:hAnsi="Consolas" w:cs="Times New Roman"/>
            <w:sz w:val="20"/>
            <w:szCs w:val="20"/>
            <w:lang w:val="en-IN"/>
          </w:rPr>
          <w:t>);</w:t>
        </w:r>
      </w:ins>
    </w:p>
    <w:p w14:paraId="06968052" w14:textId="77777777" w:rsidR="009163CC" w:rsidRPr="009163CC" w:rsidRDefault="009163CC">
      <w:pPr>
        <w:spacing w:line="240" w:lineRule="auto"/>
        <w:ind w:left="1080"/>
        <w:rPr>
          <w:ins w:id="163" w:author="Prerana Kulkarni" w:date="2024-03-30T09:13:00Z" w16du:dateUtc="2024-03-30T03:43:00Z"/>
          <w:rFonts w:ascii="Consolas" w:eastAsia="Times New Roman" w:hAnsi="Consolas" w:cs="Times New Roman"/>
          <w:sz w:val="20"/>
          <w:szCs w:val="20"/>
          <w:lang w:val="en-IN"/>
        </w:rPr>
        <w:pPrChange w:id="164" w:author="Prerana Kulkarni" w:date="2024-03-30T09:13:00Z" w16du:dateUtc="2024-03-30T03:43:00Z">
          <w:pPr>
            <w:spacing w:line="240" w:lineRule="auto"/>
          </w:pPr>
        </w:pPrChange>
      </w:pPr>
      <w:ins w:id="165" w:author="Prerana Kulkarni" w:date="2024-03-30T09:13:00Z" w16du:dateUtc="2024-03-30T03:43:00Z">
        <w:r w:rsidRPr="009163CC">
          <w:rPr>
            <w:rFonts w:ascii="Consolas" w:eastAsia="Times New Roman" w:hAnsi="Consolas" w:cs="Times New Roman"/>
            <w:color w:val="0E00FF"/>
            <w:sz w:val="20"/>
            <w:szCs w:val="20"/>
            <w:lang w:val="en-IN"/>
          </w:rPr>
          <w:t>else</w:t>
        </w:r>
      </w:ins>
    </w:p>
    <w:p w14:paraId="56C57300" w14:textId="77777777" w:rsidR="009163CC" w:rsidRPr="009163CC" w:rsidRDefault="009163CC">
      <w:pPr>
        <w:spacing w:line="240" w:lineRule="auto"/>
        <w:ind w:left="1080"/>
        <w:rPr>
          <w:ins w:id="166" w:author="Prerana Kulkarni" w:date="2024-03-30T09:13:00Z" w16du:dateUtc="2024-03-30T03:43:00Z"/>
          <w:rFonts w:ascii="Consolas" w:eastAsia="Times New Roman" w:hAnsi="Consolas" w:cs="Times New Roman"/>
          <w:sz w:val="20"/>
          <w:szCs w:val="20"/>
          <w:lang w:val="en-IN"/>
        </w:rPr>
        <w:pPrChange w:id="167" w:author="Prerana Kulkarni" w:date="2024-03-30T09:13:00Z" w16du:dateUtc="2024-03-30T03:43:00Z">
          <w:pPr>
            <w:spacing w:line="240" w:lineRule="auto"/>
          </w:pPr>
        </w:pPrChange>
      </w:pPr>
      <w:ins w:id="168" w:author="Prerana Kulkarni" w:date="2024-03-30T09:13:00Z" w16du:dateUtc="2024-03-30T03:43:00Z">
        <w:r w:rsidRPr="009163CC">
          <w:rPr>
            <w:rFonts w:ascii="Consolas" w:eastAsia="Times New Roman" w:hAnsi="Consolas" w:cs="Times New Roman"/>
            <w:sz w:val="20"/>
            <w:szCs w:val="20"/>
            <w:lang w:val="en-IN"/>
          </w:rPr>
          <w:t xml:space="preserve">    </w:t>
        </w:r>
        <w:proofErr w:type="spellStart"/>
        <w:r w:rsidRPr="009163CC">
          <w:rPr>
            <w:rFonts w:ascii="Consolas" w:eastAsia="Times New Roman" w:hAnsi="Consolas" w:cs="Times New Roman"/>
            <w:sz w:val="20"/>
            <w:szCs w:val="20"/>
            <w:lang w:val="en-IN"/>
          </w:rPr>
          <w:t>grayImage</w:t>
        </w:r>
        <w:proofErr w:type="spellEnd"/>
        <w:r w:rsidRPr="009163CC">
          <w:rPr>
            <w:rFonts w:ascii="Consolas" w:eastAsia="Times New Roman" w:hAnsi="Consolas" w:cs="Times New Roman"/>
            <w:sz w:val="20"/>
            <w:szCs w:val="20"/>
            <w:lang w:val="en-IN"/>
          </w:rPr>
          <w:t xml:space="preserve"> = </w:t>
        </w:r>
        <w:proofErr w:type="spellStart"/>
        <w:r w:rsidRPr="009163CC">
          <w:rPr>
            <w:rFonts w:ascii="Consolas" w:eastAsia="Times New Roman" w:hAnsi="Consolas" w:cs="Times New Roman"/>
            <w:sz w:val="20"/>
            <w:szCs w:val="20"/>
            <w:lang w:val="en-IN"/>
          </w:rPr>
          <w:t>originalImage</w:t>
        </w:r>
        <w:proofErr w:type="spellEnd"/>
        <w:r w:rsidRPr="009163CC">
          <w:rPr>
            <w:rFonts w:ascii="Consolas" w:eastAsia="Times New Roman" w:hAnsi="Consolas" w:cs="Times New Roman"/>
            <w:sz w:val="20"/>
            <w:szCs w:val="20"/>
            <w:lang w:val="en-IN"/>
          </w:rPr>
          <w:t>;</w:t>
        </w:r>
      </w:ins>
    </w:p>
    <w:p w14:paraId="6FD99D17" w14:textId="77777777" w:rsidR="009163CC" w:rsidRPr="009163CC" w:rsidRDefault="009163CC">
      <w:pPr>
        <w:spacing w:line="240" w:lineRule="auto"/>
        <w:ind w:left="1080"/>
        <w:rPr>
          <w:ins w:id="169" w:author="Prerana Kulkarni" w:date="2024-03-30T09:13:00Z" w16du:dateUtc="2024-03-30T03:43:00Z"/>
          <w:rFonts w:ascii="Consolas" w:eastAsia="Times New Roman" w:hAnsi="Consolas" w:cs="Times New Roman"/>
          <w:sz w:val="20"/>
          <w:szCs w:val="20"/>
          <w:lang w:val="en-IN"/>
        </w:rPr>
        <w:pPrChange w:id="170" w:author="Prerana Kulkarni" w:date="2024-03-30T09:13:00Z" w16du:dateUtc="2024-03-30T03:43:00Z">
          <w:pPr>
            <w:spacing w:line="240" w:lineRule="auto"/>
          </w:pPr>
        </w:pPrChange>
      </w:pPr>
      <w:ins w:id="171" w:author="Prerana Kulkarni" w:date="2024-03-30T09:13:00Z" w16du:dateUtc="2024-03-30T03:43:00Z">
        <w:r w:rsidRPr="009163CC">
          <w:rPr>
            <w:rFonts w:ascii="Consolas" w:eastAsia="Times New Roman" w:hAnsi="Consolas" w:cs="Times New Roman"/>
            <w:color w:val="0E00FF"/>
            <w:sz w:val="20"/>
            <w:szCs w:val="20"/>
            <w:lang w:val="en-IN"/>
          </w:rPr>
          <w:t>end</w:t>
        </w:r>
      </w:ins>
    </w:p>
    <w:p w14:paraId="0A6C703F" w14:textId="77777777" w:rsidR="009163CC" w:rsidRPr="009163CC" w:rsidRDefault="009163CC">
      <w:pPr>
        <w:spacing w:line="240" w:lineRule="auto"/>
        <w:ind w:left="1080"/>
        <w:rPr>
          <w:ins w:id="172" w:author="Prerana Kulkarni" w:date="2024-03-30T09:13:00Z" w16du:dateUtc="2024-03-30T03:43:00Z"/>
          <w:rFonts w:ascii="Consolas" w:eastAsia="Times New Roman" w:hAnsi="Consolas" w:cs="Times New Roman"/>
          <w:sz w:val="20"/>
          <w:szCs w:val="20"/>
          <w:lang w:val="en-IN"/>
        </w:rPr>
        <w:pPrChange w:id="173" w:author="Prerana Kulkarni" w:date="2024-03-30T09:13:00Z" w16du:dateUtc="2024-03-30T03:43:00Z">
          <w:pPr>
            <w:spacing w:line="240" w:lineRule="auto"/>
          </w:pPr>
        </w:pPrChange>
      </w:pPr>
    </w:p>
    <w:p w14:paraId="7D1AE225" w14:textId="77777777" w:rsidR="009163CC" w:rsidRPr="009163CC" w:rsidRDefault="009163CC">
      <w:pPr>
        <w:spacing w:line="240" w:lineRule="auto"/>
        <w:ind w:left="1080"/>
        <w:rPr>
          <w:ins w:id="174" w:author="Prerana Kulkarni" w:date="2024-03-30T09:13:00Z" w16du:dateUtc="2024-03-30T03:43:00Z"/>
          <w:rFonts w:ascii="Consolas" w:eastAsia="Times New Roman" w:hAnsi="Consolas" w:cs="Times New Roman"/>
          <w:sz w:val="20"/>
          <w:szCs w:val="20"/>
          <w:lang w:val="en-IN"/>
        </w:rPr>
        <w:pPrChange w:id="175" w:author="Prerana Kulkarni" w:date="2024-03-30T09:13:00Z" w16du:dateUtc="2024-03-30T03:43:00Z">
          <w:pPr>
            <w:spacing w:line="240" w:lineRule="auto"/>
          </w:pPr>
        </w:pPrChange>
      </w:pPr>
      <w:proofErr w:type="spellStart"/>
      <w:ins w:id="176" w:author="Prerana Kulkarni" w:date="2024-03-30T09:13:00Z" w16du:dateUtc="2024-03-30T03:43:00Z">
        <w:r w:rsidRPr="009163CC">
          <w:rPr>
            <w:rFonts w:ascii="Consolas" w:eastAsia="Times New Roman" w:hAnsi="Consolas" w:cs="Times New Roman"/>
            <w:sz w:val="20"/>
            <w:szCs w:val="20"/>
            <w:lang w:val="en-IN"/>
          </w:rPr>
          <w:t>binaryImage</w:t>
        </w:r>
        <w:proofErr w:type="spellEnd"/>
        <w:r w:rsidRPr="009163CC">
          <w:rPr>
            <w:rFonts w:ascii="Consolas" w:eastAsia="Times New Roman" w:hAnsi="Consolas" w:cs="Times New Roman"/>
            <w:sz w:val="20"/>
            <w:szCs w:val="20"/>
            <w:lang w:val="en-IN"/>
          </w:rPr>
          <w:t xml:space="preserve"> = </w:t>
        </w:r>
        <w:proofErr w:type="spellStart"/>
        <w:r w:rsidRPr="009163CC">
          <w:rPr>
            <w:rFonts w:ascii="Consolas" w:eastAsia="Times New Roman" w:hAnsi="Consolas" w:cs="Times New Roman"/>
            <w:sz w:val="20"/>
            <w:szCs w:val="20"/>
            <w:lang w:val="en-IN"/>
          </w:rPr>
          <w:t>imbinarize</w:t>
        </w:r>
        <w:proofErr w:type="spellEnd"/>
        <w:r w:rsidRPr="009163CC">
          <w:rPr>
            <w:rFonts w:ascii="Consolas" w:eastAsia="Times New Roman" w:hAnsi="Consolas" w:cs="Times New Roman"/>
            <w:sz w:val="20"/>
            <w:szCs w:val="20"/>
            <w:lang w:val="en-IN"/>
          </w:rPr>
          <w:t>(</w:t>
        </w:r>
        <w:proofErr w:type="spellStart"/>
        <w:r w:rsidRPr="009163CC">
          <w:rPr>
            <w:rFonts w:ascii="Consolas" w:eastAsia="Times New Roman" w:hAnsi="Consolas" w:cs="Times New Roman"/>
            <w:sz w:val="20"/>
            <w:szCs w:val="20"/>
            <w:lang w:val="en-IN"/>
          </w:rPr>
          <w:t>grayImage</w:t>
        </w:r>
        <w:proofErr w:type="spellEnd"/>
        <w:r w:rsidRPr="009163CC">
          <w:rPr>
            <w:rFonts w:ascii="Consolas" w:eastAsia="Times New Roman" w:hAnsi="Consolas" w:cs="Times New Roman"/>
            <w:sz w:val="20"/>
            <w:szCs w:val="20"/>
            <w:lang w:val="en-IN"/>
          </w:rPr>
          <w:t>);</w:t>
        </w:r>
      </w:ins>
    </w:p>
    <w:p w14:paraId="0B62ADAA" w14:textId="77777777" w:rsidR="009163CC" w:rsidRPr="009163CC" w:rsidRDefault="009163CC">
      <w:pPr>
        <w:spacing w:line="240" w:lineRule="auto"/>
        <w:ind w:left="1080"/>
        <w:rPr>
          <w:ins w:id="177" w:author="Prerana Kulkarni" w:date="2024-03-30T09:13:00Z" w16du:dateUtc="2024-03-30T03:43:00Z"/>
          <w:rFonts w:ascii="Consolas" w:eastAsia="Times New Roman" w:hAnsi="Consolas" w:cs="Times New Roman"/>
          <w:sz w:val="20"/>
          <w:szCs w:val="20"/>
          <w:lang w:val="en-IN"/>
        </w:rPr>
        <w:pPrChange w:id="178" w:author="Prerana Kulkarni" w:date="2024-03-30T09:13:00Z" w16du:dateUtc="2024-03-30T03:43:00Z">
          <w:pPr>
            <w:spacing w:line="240" w:lineRule="auto"/>
          </w:pPr>
        </w:pPrChange>
      </w:pPr>
      <w:proofErr w:type="spellStart"/>
      <w:ins w:id="179" w:author="Prerana Kulkarni" w:date="2024-03-30T09:13:00Z" w16du:dateUtc="2024-03-30T03:43:00Z">
        <w:r w:rsidRPr="009163CC">
          <w:rPr>
            <w:rFonts w:ascii="Consolas" w:eastAsia="Times New Roman" w:hAnsi="Consolas" w:cs="Times New Roman"/>
            <w:sz w:val="20"/>
            <w:szCs w:val="20"/>
            <w:lang w:val="en-IN"/>
          </w:rPr>
          <w:t>skeletonImage</w:t>
        </w:r>
        <w:proofErr w:type="spellEnd"/>
        <w:r w:rsidRPr="009163CC">
          <w:rPr>
            <w:rFonts w:ascii="Consolas" w:eastAsia="Times New Roman" w:hAnsi="Consolas" w:cs="Times New Roman"/>
            <w:sz w:val="20"/>
            <w:szCs w:val="20"/>
            <w:lang w:val="en-IN"/>
          </w:rPr>
          <w:t xml:space="preserve"> = </w:t>
        </w:r>
        <w:proofErr w:type="spellStart"/>
        <w:proofErr w:type="gramStart"/>
        <w:r w:rsidRPr="009163CC">
          <w:rPr>
            <w:rFonts w:ascii="Consolas" w:eastAsia="Times New Roman" w:hAnsi="Consolas" w:cs="Times New Roman"/>
            <w:sz w:val="20"/>
            <w:szCs w:val="20"/>
            <w:lang w:val="en-IN"/>
          </w:rPr>
          <w:t>bwmorph</w:t>
        </w:r>
        <w:proofErr w:type="spellEnd"/>
        <w:r w:rsidRPr="009163CC">
          <w:rPr>
            <w:rFonts w:ascii="Consolas" w:eastAsia="Times New Roman" w:hAnsi="Consolas" w:cs="Times New Roman"/>
            <w:sz w:val="20"/>
            <w:szCs w:val="20"/>
            <w:lang w:val="en-IN"/>
          </w:rPr>
          <w:t>(</w:t>
        </w:r>
        <w:proofErr w:type="spellStart"/>
        <w:proofErr w:type="gramEnd"/>
        <w:r w:rsidRPr="009163CC">
          <w:rPr>
            <w:rFonts w:ascii="Consolas" w:eastAsia="Times New Roman" w:hAnsi="Consolas" w:cs="Times New Roman"/>
            <w:sz w:val="20"/>
            <w:szCs w:val="20"/>
            <w:lang w:val="en-IN"/>
          </w:rPr>
          <w:t>binaryImage</w:t>
        </w:r>
        <w:proofErr w:type="spellEnd"/>
        <w:r w:rsidRPr="009163CC">
          <w:rPr>
            <w:rFonts w:ascii="Consolas" w:eastAsia="Times New Roman" w:hAnsi="Consolas" w:cs="Times New Roman"/>
            <w:sz w:val="20"/>
            <w:szCs w:val="20"/>
            <w:lang w:val="en-IN"/>
          </w:rPr>
          <w:t xml:space="preserve">, </w:t>
        </w:r>
        <w:r w:rsidRPr="009163CC">
          <w:rPr>
            <w:rFonts w:ascii="Consolas" w:eastAsia="Times New Roman" w:hAnsi="Consolas" w:cs="Times New Roman"/>
            <w:color w:val="A709F5"/>
            <w:sz w:val="20"/>
            <w:szCs w:val="20"/>
            <w:lang w:val="en-IN"/>
          </w:rPr>
          <w:t>'thin'</w:t>
        </w:r>
        <w:r w:rsidRPr="009163CC">
          <w:rPr>
            <w:rFonts w:ascii="Consolas" w:eastAsia="Times New Roman" w:hAnsi="Consolas" w:cs="Times New Roman"/>
            <w:sz w:val="20"/>
            <w:szCs w:val="20"/>
            <w:lang w:val="en-IN"/>
          </w:rPr>
          <w:t>, Inf);</w:t>
        </w:r>
      </w:ins>
    </w:p>
    <w:p w14:paraId="63AD0EEC" w14:textId="77777777" w:rsidR="009163CC" w:rsidRPr="009163CC" w:rsidRDefault="009163CC">
      <w:pPr>
        <w:spacing w:line="240" w:lineRule="auto"/>
        <w:ind w:left="1080"/>
        <w:rPr>
          <w:ins w:id="180" w:author="Prerana Kulkarni" w:date="2024-03-30T09:13:00Z" w16du:dateUtc="2024-03-30T03:43:00Z"/>
          <w:rFonts w:ascii="Consolas" w:eastAsia="Times New Roman" w:hAnsi="Consolas" w:cs="Times New Roman"/>
          <w:sz w:val="20"/>
          <w:szCs w:val="20"/>
          <w:lang w:val="en-IN"/>
        </w:rPr>
        <w:pPrChange w:id="181" w:author="Prerana Kulkarni" w:date="2024-03-30T09:13:00Z" w16du:dateUtc="2024-03-30T03:43:00Z">
          <w:pPr>
            <w:spacing w:line="240" w:lineRule="auto"/>
          </w:pPr>
        </w:pPrChange>
      </w:pPr>
      <w:proofErr w:type="spellStart"/>
      <w:ins w:id="182" w:author="Prerana Kulkarni" w:date="2024-03-30T09:13:00Z" w16du:dateUtc="2024-03-30T03:43:00Z">
        <w:r w:rsidRPr="009163CC">
          <w:rPr>
            <w:rFonts w:ascii="Consolas" w:eastAsia="Times New Roman" w:hAnsi="Consolas" w:cs="Times New Roman"/>
            <w:sz w:val="20"/>
            <w:szCs w:val="20"/>
            <w:lang w:val="en-IN"/>
          </w:rPr>
          <w:lastRenderedPageBreak/>
          <w:t>imshow</w:t>
        </w:r>
        <w:proofErr w:type="spellEnd"/>
        <w:r w:rsidRPr="009163CC">
          <w:rPr>
            <w:rFonts w:ascii="Consolas" w:eastAsia="Times New Roman" w:hAnsi="Consolas" w:cs="Times New Roman"/>
            <w:sz w:val="20"/>
            <w:szCs w:val="20"/>
            <w:lang w:val="en-IN"/>
          </w:rPr>
          <w:t>(</w:t>
        </w:r>
        <w:proofErr w:type="spellStart"/>
        <w:r w:rsidRPr="009163CC">
          <w:rPr>
            <w:rFonts w:ascii="Consolas" w:eastAsia="Times New Roman" w:hAnsi="Consolas" w:cs="Times New Roman"/>
            <w:sz w:val="20"/>
            <w:szCs w:val="20"/>
            <w:lang w:val="en-IN"/>
          </w:rPr>
          <w:t>skeletonImage</w:t>
        </w:r>
        <w:proofErr w:type="spellEnd"/>
        <w:r w:rsidRPr="009163CC">
          <w:rPr>
            <w:rFonts w:ascii="Consolas" w:eastAsia="Times New Roman" w:hAnsi="Consolas" w:cs="Times New Roman"/>
            <w:sz w:val="20"/>
            <w:szCs w:val="20"/>
            <w:lang w:val="en-IN"/>
          </w:rPr>
          <w:t>);</w:t>
        </w:r>
      </w:ins>
    </w:p>
    <w:p w14:paraId="01226E79" w14:textId="77777777" w:rsidR="009163CC" w:rsidRPr="009163CC" w:rsidRDefault="009163CC">
      <w:pPr>
        <w:spacing w:line="240" w:lineRule="auto"/>
        <w:ind w:left="1080"/>
        <w:rPr>
          <w:ins w:id="183" w:author="Prerana Kulkarni" w:date="2024-03-30T09:13:00Z" w16du:dateUtc="2024-03-30T03:43:00Z"/>
          <w:rFonts w:ascii="Consolas" w:eastAsia="Times New Roman" w:hAnsi="Consolas" w:cs="Times New Roman"/>
          <w:sz w:val="20"/>
          <w:szCs w:val="20"/>
          <w:lang w:val="en-IN"/>
        </w:rPr>
        <w:pPrChange w:id="184" w:author="Prerana Kulkarni" w:date="2024-03-30T09:13:00Z" w16du:dateUtc="2024-03-30T03:43:00Z">
          <w:pPr>
            <w:spacing w:line="240" w:lineRule="auto"/>
          </w:pPr>
        </w:pPrChange>
      </w:pPr>
      <w:proofErr w:type="gramStart"/>
      <w:ins w:id="185" w:author="Prerana Kulkarni" w:date="2024-03-30T09:13:00Z" w16du:dateUtc="2024-03-30T03:43:00Z">
        <w:r w:rsidRPr="009163CC">
          <w:rPr>
            <w:rFonts w:ascii="Consolas" w:eastAsia="Times New Roman" w:hAnsi="Consolas" w:cs="Times New Roman"/>
            <w:sz w:val="20"/>
            <w:szCs w:val="20"/>
            <w:lang w:val="en-IN"/>
          </w:rPr>
          <w:t>title(</w:t>
        </w:r>
        <w:proofErr w:type="gramEnd"/>
        <w:r w:rsidRPr="009163CC">
          <w:rPr>
            <w:rFonts w:ascii="Consolas" w:eastAsia="Times New Roman" w:hAnsi="Consolas" w:cs="Times New Roman"/>
            <w:color w:val="A709F5"/>
            <w:sz w:val="20"/>
            <w:szCs w:val="20"/>
            <w:lang w:val="en-IN"/>
          </w:rPr>
          <w:t>'Skeleton Image'</w:t>
        </w:r>
        <w:r w:rsidRPr="009163CC">
          <w:rPr>
            <w:rFonts w:ascii="Consolas" w:eastAsia="Times New Roman" w:hAnsi="Consolas" w:cs="Times New Roman"/>
            <w:sz w:val="20"/>
            <w:szCs w:val="20"/>
            <w:lang w:val="en-IN"/>
          </w:rPr>
          <w:t>);</w:t>
        </w:r>
      </w:ins>
    </w:p>
    <w:p w14:paraId="20F4B94D" w14:textId="77777777" w:rsidR="009163CC" w:rsidRPr="009163CC" w:rsidRDefault="009163CC" w:rsidP="009163CC">
      <w:pPr>
        <w:spacing w:line="240" w:lineRule="auto"/>
        <w:rPr>
          <w:ins w:id="186" w:author="Prerana Kulkarni" w:date="2024-03-30T09:13:00Z" w16du:dateUtc="2024-03-30T03:43:00Z"/>
          <w:rFonts w:ascii="Consolas" w:eastAsia="Times New Roman" w:hAnsi="Consolas" w:cs="Times New Roman"/>
          <w:sz w:val="20"/>
          <w:szCs w:val="20"/>
          <w:lang w:val="en-IN"/>
        </w:rPr>
      </w:pPr>
    </w:p>
    <w:p w14:paraId="1A45E33D" w14:textId="4D619CF2" w:rsidR="009163CC" w:rsidRDefault="009163CC">
      <w:pPr>
        <w:jc w:val="center"/>
        <w:rPr>
          <w:ins w:id="187" w:author="Prerana Kulkarni" w:date="2024-03-30T09:13:00Z" w16du:dateUtc="2024-03-30T03:43:00Z"/>
        </w:rPr>
        <w:pPrChange w:id="188" w:author="Prerana Kulkarni" w:date="2024-03-30T09:14:00Z" w16du:dateUtc="2024-03-30T03:44:00Z">
          <w:pPr>
            <w:ind w:left="1440"/>
          </w:pPr>
        </w:pPrChange>
      </w:pPr>
      <w:ins w:id="189" w:author="Prerana Kulkarni" w:date="2024-03-30T09:13:00Z" w16du:dateUtc="2024-03-30T03:43:00Z">
        <w:r w:rsidRPr="009163CC">
          <w:rPr>
            <w:noProof/>
          </w:rPr>
          <w:drawing>
            <wp:inline distT="0" distB="0" distL="0" distR="0" wp14:anchorId="66F02A45" wp14:editId="6F6B967B">
              <wp:extent cx="1809750" cy="2085660"/>
              <wp:effectExtent l="0" t="0" r="0" b="0"/>
              <wp:docPr id="45251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1054" name=""/>
                      <pic:cNvPicPr/>
                    </pic:nvPicPr>
                    <pic:blipFill>
                      <a:blip r:embed="rId17"/>
                      <a:stretch>
                        <a:fillRect/>
                      </a:stretch>
                    </pic:blipFill>
                    <pic:spPr>
                      <a:xfrm>
                        <a:off x="0" y="0"/>
                        <a:ext cx="1820196" cy="2097699"/>
                      </a:xfrm>
                      <a:prstGeom prst="rect">
                        <a:avLst/>
                      </a:prstGeom>
                    </pic:spPr>
                  </pic:pic>
                </a:graphicData>
              </a:graphic>
            </wp:inline>
          </w:drawing>
        </w:r>
      </w:ins>
    </w:p>
    <w:p w14:paraId="02924520" w14:textId="77777777" w:rsidR="009163CC" w:rsidRDefault="009163CC">
      <w:pPr>
        <w:ind w:left="1440"/>
        <w:pPrChange w:id="190" w:author="Prerana Kulkarni" w:date="2024-03-30T09:10:00Z" w16du:dateUtc="2024-03-30T03:40:00Z">
          <w:pPr>
            <w:numPr>
              <w:ilvl w:val="1"/>
              <w:numId w:val="1"/>
            </w:numPr>
            <w:ind w:left="1440" w:hanging="360"/>
          </w:pPr>
        </w:pPrChange>
      </w:pPr>
    </w:p>
    <w:p w14:paraId="2E93BB78" w14:textId="77777777" w:rsidR="001D3F63" w:rsidRDefault="003E0CE5">
      <w:pPr>
        <w:numPr>
          <w:ilvl w:val="1"/>
          <w:numId w:val="1"/>
        </w:numPr>
        <w:rPr>
          <w:ins w:id="191" w:author="Prerana Kulkarni" w:date="2024-03-30T09:13:00Z" w16du:dateUtc="2024-03-30T03:43:00Z"/>
        </w:rPr>
      </w:pPr>
      <w:r>
        <w:t>Upon thinning, have you noticed some parts are disconnected? Dilate the OG Kawaii image and then thin it.</w:t>
      </w:r>
    </w:p>
    <w:p w14:paraId="45C6A0CD" w14:textId="77777777" w:rsidR="009163CC" w:rsidRDefault="009163CC" w:rsidP="009163CC">
      <w:pPr>
        <w:spacing w:line="240" w:lineRule="auto"/>
        <w:ind w:left="1440"/>
        <w:rPr>
          <w:ins w:id="192" w:author="Prerana Kulkarni" w:date="2024-03-30T09:14:00Z" w16du:dateUtc="2024-03-30T03:44:00Z"/>
          <w:rFonts w:ascii="Consolas" w:eastAsia="Times New Roman" w:hAnsi="Consolas" w:cs="Times New Roman"/>
          <w:sz w:val="20"/>
          <w:szCs w:val="20"/>
          <w:lang w:val="en-IN"/>
        </w:rPr>
      </w:pPr>
    </w:p>
    <w:p w14:paraId="0A417F52" w14:textId="64951154" w:rsidR="009163CC" w:rsidRPr="009163CC" w:rsidRDefault="009163CC">
      <w:pPr>
        <w:spacing w:line="240" w:lineRule="auto"/>
        <w:ind w:left="1440"/>
        <w:rPr>
          <w:ins w:id="193" w:author="Prerana Kulkarni" w:date="2024-03-30T09:14:00Z" w16du:dateUtc="2024-03-30T03:44:00Z"/>
          <w:rFonts w:ascii="Consolas" w:eastAsia="Times New Roman" w:hAnsi="Consolas" w:cs="Times New Roman"/>
          <w:sz w:val="20"/>
          <w:szCs w:val="20"/>
          <w:lang w:val="en-IN"/>
        </w:rPr>
        <w:pPrChange w:id="194" w:author="Prerana Kulkarni" w:date="2024-03-30T09:14:00Z" w16du:dateUtc="2024-03-30T03:44:00Z">
          <w:pPr>
            <w:spacing w:line="240" w:lineRule="auto"/>
          </w:pPr>
        </w:pPrChange>
      </w:pPr>
      <w:proofErr w:type="spellStart"/>
      <w:ins w:id="195" w:author="Prerana Kulkarni" w:date="2024-03-30T09:14:00Z" w16du:dateUtc="2024-03-30T03:44:00Z">
        <w:r w:rsidRPr="009163CC">
          <w:rPr>
            <w:rFonts w:ascii="Consolas" w:eastAsia="Times New Roman" w:hAnsi="Consolas" w:cs="Times New Roman"/>
            <w:sz w:val="20"/>
            <w:szCs w:val="20"/>
            <w:lang w:val="en-IN"/>
          </w:rPr>
          <w:t>dilatedImage</w:t>
        </w:r>
        <w:proofErr w:type="spellEnd"/>
        <w:r w:rsidRPr="009163CC">
          <w:rPr>
            <w:rFonts w:ascii="Consolas" w:eastAsia="Times New Roman" w:hAnsi="Consolas" w:cs="Times New Roman"/>
            <w:sz w:val="20"/>
            <w:szCs w:val="20"/>
            <w:lang w:val="en-IN"/>
          </w:rPr>
          <w:t xml:space="preserve"> = </w:t>
        </w:r>
        <w:proofErr w:type="spellStart"/>
        <w:proofErr w:type="gramStart"/>
        <w:r w:rsidRPr="009163CC">
          <w:rPr>
            <w:rFonts w:ascii="Consolas" w:eastAsia="Times New Roman" w:hAnsi="Consolas" w:cs="Times New Roman"/>
            <w:sz w:val="20"/>
            <w:szCs w:val="20"/>
            <w:lang w:val="en-IN"/>
          </w:rPr>
          <w:t>bwmorph</w:t>
        </w:r>
        <w:proofErr w:type="spellEnd"/>
        <w:r w:rsidRPr="009163CC">
          <w:rPr>
            <w:rFonts w:ascii="Consolas" w:eastAsia="Times New Roman" w:hAnsi="Consolas" w:cs="Times New Roman"/>
            <w:sz w:val="20"/>
            <w:szCs w:val="20"/>
            <w:lang w:val="en-IN"/>
          </w:rPr>
          <w:t>(</w:t>
        </w:r>
        <w:proofErr w:type="spellStart"/>
        <w:proofErr w:type="gramEnd"/>
        <w:r w:rsidRPr="009163CC">
          <w:rPr>
            <w:rFonts w:ascii="Consolas" w:eastAsia="Times New Roman" w:hAnsi="Consolas" w:cs="Times New Roman"/>
            <w:sz w:val="20"/>
            <w:szCs w:val="20"/>
            <w:lang w:val="en-IN"/>
          </w:rPr>
          <w:t>skeletonImage</w:t>
        </w:r>
        <w:proofErr w:type="spellEnd"/>
        <w:r w:rsidRPr="009163CC">
          <w:rPr>
            <w:rFonts w:ascii="Consolas" w:eastAsia="Times New Roman" w:hAnsi="Consolas" w:cs="Times New Roman"/>
            <w:sz w:val="20"/>
            <w:szCs w:val="20"/>
            <w:lang w:val="en-IN"/>
          </w:rPr>
          <w:t xml:space="preserve">, </w:t>
        </w:r>
        <w:r w:rsidRPr="009163CC">
          <w:rPr>
            <w:rFonts w:ascii="Consolas" w:eastAsia="Times New Roman" w:hAnsi="Consolas" w:cs="Times New Roman"/>
            <w:color w:val="A709F5"/>
            <w:sz w:val="20"/>
            <w:szCs w:val="20"/>
            <w:lang w:val="en-IN"/>
          </w:rPr>
          <w:t>'dilate'</w:t>
        </w:r>
        <w:r w:rsidRPr="009163CC">
          <w:rPr>
            <w:rFonts w:ascii="Consolas" w:eastAsia="Times New Roman" w:hAnsi="Consolas" w:cs="Times New Roman"/>
            <w:sz w:val="20"/>
            <w:szCs w:val="20"/>
            <w:lang w:val="en-IN"/>
          </w:rPr>
          <w:t>, 1);</w:t>
        </w:r>
      </w:ins>
    </w:p>
    <w:p w14:paraId="0DBE2BE2" w14:textId="77777777" w:rsidR="009163CC" w:rsidRPr="009163CC" w:rsidRDefault="009163CC">
      <w:pPr>
        <w:spacing w:line="240" w:lineRule="auto"/>
        <w:ind w:left="1440"/>
        <w:rPr>
          <w:ins w:id="196" w:author="Prerana Kulkarni" w:date="2024-03-30T09:14:00Z" w16du:dateUtc="2024-03-30T03:44:00Z"/>
          <w:rFonts w:ascii="Consolas" w:eastAsia="Times New Roman" w:hAnsi="Consolas" w:cs="Times New Roman"/>
          <w:sz w:val="20"/>
          <w:szCs w:val="20"/>
          <w:lang w:val="en-IN"/>
        </w:rPr>
        <w:pPrChange w:id="197" w:author="Prerana Kulkarni" w:date="2024-03-30T09:14:00Z" w16du:dateUtc="2024-03-30T03:44:00Z">
          <w:pPr>
            <w:spacing w:line="240" w:lineRule="auto"/>
          </w:pPr>
        </w:pPrChange>
      </w:pPr>
      <w:proofErr w:type="spellStart"/>
      <w:ins w:id="198" w:author="Prerana Kulkarni" w:date="2024-03-30T09:14:00Z" w16du:dateUtc="2024-03-30T03:44:00Z">
        <w:r w:rsidRPr="009163CC">
          <w:rPr>
            <w:rFonts w:ascii="Consolas" w:eastAsia="Times New Roman" w:hAnsi="Consolas" w:cs="Times New Roman"/>
            <w:sz w:val="20"/>
            <w:szCs w:val="20"/>
            <w:lang w:val="en-IN"/>
          </w:rPr>
          <w:t>thinnedImageAfterDilation</w:t>
        </w:r>
        <w:proofErr w:type="spellEnd"/>
        <w:r w:rsidRPr="009163CC">
          <w:rPr>
            <w:rFonts w:ascii="Consolas" w:eastAsia="Times New Roman" w:hAnsi="Consolas" w:cs="Times New Roman"/>
            <w:sz w:val="20"/>
            <w:szCs w:val="20"/>
            <w:lang w:val="en-IN"/>
          </w:rPr>
          <w:t xml:space="preserve"> = </w:t>
        </w:r>
        <w:proofErr w:type="spellStart"/>
        <w:proofErr w:type="gramStart"/>
        <w:r w:rsidRPr="009163CC">
          <w:rPr>
            <w:rFonts w:ascii="Consolas" w:eastAsia="Times New Roman" w:hAnsi="Consolas" w:cs="Times New Roman"/>
            <w:sz w:val="20"/>
            <w:szCs w:val="20"/>
            <w:lang w:val="en-IN"/>
          </w:rPr>
          <w:t>bwmorph</w:t>
        </w:r>
        <w:proofErr w:type="spellEnd"/>
        <w:r w:rsidRPr="009163CC">
          <w:rPr>
            <w:rFonts w:ascii="Consolas" w:eastAsia="Times New Roman" w:hAnsi="Consolas" w:cs="Times New Roman"/>
            <w:sz w:val="20"/>
            <w:szCs w:val="20"/>
            <w:lang w:val="en-IN"/>
          </w:rPr>
          <w:t>(</w:t>
        </w:r>
        <w:proofErr w:type="spellStart"/>
        <w:proofErr w:type="gramEnd"/>
        <w:r w:rsidRPr="009163CC">
          <w:rPr>
            <w:rFonts w:ascii="Consolas" w:eastAsia="Times New Roman" w:hAnsi="Consolas" w:cs="Times New Roman"/>
            <w:sz w:val="20"/>
            <w:szCs w:val="20"/>
            <w:lang w:val="en-IN"/>
          </w:rPr>
          <w:t>dilatedImage</w:t>
        </w:r>
        <w:proofErr w:type="spellEnd"/>
        <w:r w:rsidRPr="009163CC">
          <w:rPr>
            <w:rFonts w:ascii="Consolas" w:eastAsia="Times New Roman" w:hAnsi="Consolas" w:cs="Times New Roman"/>
            <w:sz w:val="20"/>
            <w:szCs w:val="20"/>
            <w:lang w:val="en-IN"/>
          </w:rPr>
          <w:t xml:space="preserve">, </w:t>
        </w:r>
        <w:r w:rsidRPr="009163CC">
          <w:rPr>
            <w:rFonts w:ascii="Consolas" w:eastAsia="Times New Roman" w:hAnsi="Consolas" w:cs="Times New Roman"/>
            <w:color w:val="A709F5"/>
            <w:sz w:val="20"/>
            <w:szCs w:val="20"/>
            <w:lang w:val="en-IN"/>
          </w:rPr>
          <w:t>'thin'</w:t>
        </w:r>
        <w:r w:rsidRPr="009163CC">
          <w:rPr>
            <w:rFonts w:ascii="Consolas" w:eastAsia="Times New Roman" w:hAnsi="Consolas" w:cs="Times New Roman"/>
            <w:sz w:val="20"/>
            <w:szCs w:val="20"/>
            <w:lang w:val="en-IN"/>
          </w:rPr>
          <w:t>, Inf);</w:t>
        </w:r>
      </w:ins>
    </w:p>
    <w:p w14:paraId="53A62E54" w14:textId="77777777" w:rsidR="009163CC" w:rsidRPr="009163CC" w:rsidRDefault="009163CC">
      <w:pPr>
        <w:spacing w:line="240" w:lineRule="auto"/>
        <w:ind w:left="1440"/>
        <w:rPr>
          <w:ins w:id="199" w:author="Prerana Kulkarni" w:date="2024-03-30T09:14:00Z" w16du:dateUtc="2024-03-30T03:44:00Z"/>
          <w:rFonts w:ascii="Consolas" w:eastAsia="Times New Roman" w:hAnsi="Consolas" w:cs="Times New Roman"/>
          <w:sz w:val="20"/>
          <w:szCs w:val="20"/>
          <w:lang w:val="en-IN"/>
        </w:rPr>
        <w:pPrChange w:id="200" w:author="Prerana Kulkarni" w:date="2024-03-30T09:14:00Z" w16du:dateUtc="2024-03-30T03:44:00Z">
          <w:pPr>
            <w:spacing w:line="240" w:lineRule="auto"/>
          </w:pPr>
        </w:pPrChange>
      </w:pPr>
      <w:proofErr w:type="spellStart"/>
      <w:ins w:id="201" w:author="Prerana Kulkarni" w:date="2024-03-30T09:14:00Z" w16du:dateUtc="2024-03-30T03:44:00Z">
        <w:r w:rsidRPr="009163CC">
          <w:rPr>
            <w:rFonts w:ascii="Consolas" w:eastAsia="Times New Roman" w:hAnsi="Consolas" w:cs="Times New Roman"/>
            <w:sz w:val="20"/>
            <w:szCs w:val="20"/>
            <w:lang w:val="en-IN"/>
          </w:rPr>
          <w:t>imshow</w:t>
        </w:r>
        <w:proofErr w:type="spellEnd"/>
        <w:r w:rsidRPr="009163CC">
          <w:rPr>
            <w:rFonts w:ascii="Consolas" w:eastAsia="Times New Roman" w:hAnsi="Consolas" w:cs="Times New Roman"/>
            <w:sz w:val="20"/>
            <w:szCs w:val="20"/>
            <w:lang w:val="en-IN"/>
          </w:rPr>
          <w:t>(</w:t>
        </w:r>
        <w:proofErr w:type="spellStart"/>
        <w:r w:rsidRPr="009163CC">
          <w:rPr>
            <w:rFonts w:ascii="Consolas" w:eastAsia="Times New Roman" w:hAnsi="Consolas" w:cs="Times New Roman"/>
            <w:sz w:val="20"/>
            <w:szCs w:val="20"/>
            <w:lang w:val="en-IN"/>
          </w:rPr>
          <w:t>thinnedImageAfterDilation</w:t>
        </w:r>
        <w:proofErr w:type="spellEnd"/>
        <w:r w:rsidRPr="009163CC">
          <w:rPr>
            <w:rFonts w:ascii="Consolas" w:eastAsia="Times New Roman" w:hAnsi="Consolas" w:cs="Times New Roman"/>
            <w:sz w:val="20"/>
            <w:szCs w:val="20"/>
            <w:lang w:val="en-IN"/>
          </w:rPr>
          <w:t>);</w:t>
        </w:r>
      </w:ins>
    </w:p>
    <w:p w14:paraId="7123A505" w14:textId="113810C2" w:rsidR="009163CC" w:rsidRDefault="009163CC">
      <w:pPr>
        <w:spacing w:line="240" w:lineRule="auto"/>
        <w:ind w:left="1440"/>
        <w:rPr>
          <w:ins w:id="202" w:author="Prerana Kulkarni" w:date="2024-03-30T09:13:00Z" w16du:dateUtc="2024-03-30T03:43:00Z"/>
        </w:rPr>
        <w:pPrChange w:id="203" w:author="Prerana Kulkarni" w:date="2024-03-30T09:14:00Z" w16du:dateUtc="2024-03-30T03:44:00Z">
          <w:pPr>
            <w:ind w:left="1440"/>
          </w:pPr>
        </w:pPrChange>
      </w:pPr>
      <w:proofErr w:type="gramStart"/>
      <w:ins w:id="204" w:author="Prerana Kulkarni" w:date="2024-03-30T09:14:00Z" w16du:dateUtc="2024-03-30T03:44:00Z">
        <w:r w:rsidRPr="009163CC">
          <w:rPr>
            <w:rFonts w:ascii="Consolas" w:eastAsia="Times New Roman" w:hAnsi="Consolas" w:cs="Times New Roman"/>
            <w:sz w:val="20"/>
            <w:szCs w:val="20"/>
            <w:lang w:val="en-IN"/>
          </w:rPr>
          <w:t>title(</w:t>
        </w:r>
        <w:proofErr w:type="gramEnd"/>
        <w:r w:rsidRPr="009163CC">
          <w:rPr>
            <w:rFonts w:ascii="Consolas" w:eastAsia="Times New Roman" w:hAnsi="Consolas" w:cs="Times New Roman"/>
            <w:color w:val="A709F5"/>
            <w:sz w:val="20"/>
            <w:szCs w:val="20"/>
            <w:lang w:val="en-IN"/>
          </w:rPr>
          <w:t>'thinned image'</w:t>
        </w:r>
        <w:r w:rsidRPr="009163CC">
          <w:rPr>
            <w:rFonts w:ascii="Consolas" w:eastAsia="Times New Roman" w:hAnsi="Consolas" w:cs="Times New Roman"/>
            <w:sz w:val="20"/>
            <w:szCs w:val="20"/>
            <w:lang w:val="en-IN"/>
          </w:rPr>
          <w:t>);</w:t>
        </w:r>
      </w:ins>
    </w:p>
    <w:p w14:paraId="594A3396" w14:textId="09050F4A" w:rsidR="009163CC" w:rsidRDefault="009163CC">
      <w:pPr>
        <w:jc w:val="center"/>
        <w:pPrChange w:id="205" w:author="Prerana Kulkarni" w:date="2024-03-30T09:15:00Z" w16du:dateUtc="2024-03-30T03:45:00Z">
          <w:pPr>
            <w:numPr>
              <w:ilvl w:val="1"/>
              <w:numId w:val="1"/>
            </w:numPr>
            <w:ind w:left="1440" w:hanging="360"/>
          </w:pPr>
        </w:pPrChange>
      </w:pPr>
      <w:ins w:id="206" w:author="Prerana Kulkarni" w:date="2024-03-30T09:14:00Z" w16du:dateUtc="2024-03-30T03:44:00Z">
        <w:r w:rsidRPr="009163CC">
          <w:rPr>
            <w:noProof/>
          </w:rPr>
          <w:drawing>
            <wp:inline distT="0" distB="0" distL="0" distR="0" wp14:anchorId="22283DE3" wp14:editId="1F7DEE8E">
              <wp:extent cx="1289050" cy="1521382"/>
              <wp:effectExtent l="0" t="0" r="6350" b="3175"/>
              <wp:docPr id="683293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93819" name=""/>
                      <pic:cNvPicPr/>
                    </pic:nvPicPr>
                    <pic:blipFill>
                      <a:blip r:embed="rId18"/>
                      <a:stretch>
                        <a:fillRect/>
                      </a:stretch>
                    </pic:blipFill>
                    <pic:spPr>
                      <a:xfrm>
                        <a:off x="0" y="0"/>
                        <a:ext cx="1289050" cy="1521382"/>
                      </a:xfrm>
                      <a:prstGeom prst="rect">
                        <a:avLst/>
                      </a:prstGeom>
                    </pic:spPr>
                  </pic:pic>
                </a:graphicData>
              </a:graphic>
            </wp:inline>
          </w:drawing>
        </w:r>
      </w:ins>
    </w:p>
    <w:p w14:paraId="2E93BB79" w14:textId="77777777" w:rsidR="001D3F63" w:rsidRDefault="003E0CE5">
      <w:pPr>
        <w:numPr>
          <w:ilvl w:val="1"/>
          <w:numId w:val="1"/>
        </w:numPr>
      </w:pPr>
      <w:r>
        <w:t>If you end up with spurs like the image below, use structural elements to fix:</w:t>
      </w:r>
    </w:p>
    <w:p w14:paraId="2E93BB7A" w14:textId="77777777" w:rsidR="001D3F63" w:rsidRDefault="003E0CE5">
      <w:pPr>
        <w:ind w:left="1440"/>
      </w:pPr>
      <w:r>
        <w:rPr>
          <w:noProof/>
        </w:rPr>
        <w:drawing>
          <wp:inline distT="114300" distB="114300" distL="114300" distR="114300" wp14:anchorId="2E93BBC7" wp14:editId="2E93BBC8">
            <wp:extent cx="771525" cy="9144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771525" cy="914400"/>
                    </a:xfrm>
                    <a:prstGeom prst="rect">
                      <a:avLst/>
                    </a:prstGeom>
                    <a:ln/>
                  </pic:spPr>
                </pic:pic>
              </a:graphicData>
            </a:graphic>
          </wp:inline>
        </w:drawing>
      </w:r>
    </w:p>
    <w:p w14:paraId="2E93BB7B" w14:textId="77777777" w:rsidR="001D3F63" w:rsidRDefault="001D3F63">
      <w:pPr>
        <w:ind w:left="2880"/>
        <w:pPrChange w:id="207" w:author="Prerana Kulkarni" w:date="2024-03-30T09:15:00Z" w16du:dateUtc="2024-03-30T03:45:00Z">
          <w:pPr>
            <w:ind w:left="1440"/>
          </w:pPr>
        </w:pPrChange>
      </w:pPr>
    </w:p>
    <w:p w14:paraId="38E5FF3D" w14:textId="77777777" w:rsidR="003879F7" w:rsidRPr="003879F7" w:rsidRDefault="003879F7">
      <w:pPr>
        <w:spacing w:line="240" w:lineRule="auto"/>
        <w:ind w:left="1440"/>
        <w:rPr>
          <w:ins w:id="208" w:author="Prerana Kulkarni" w:date="2024-03-30T09:15:00Z" w16du:dateUtc="2024-03-30T03:45:00Z"/>
          <w:rFonts w:ascii="Consolas" w:eastAsia="Times New Roman" w:hAnsi="Consolas" w:cs="Times New Roman"/>
          <w:sz w:val="20"/>
          <w:szCs w:val="20"/>
          <w:lang w:val="en-IN"/>
        </w:rPr>
        <w:pPrChange w:id="209" w:author="Prerana Kulkarni" w:date="2024-03-30T09:15:00Z" w16du:dateUtc="2024-03-30T03:45:00Z">
          <w:pPr>
            <w:spacing w:line="240" w:lineRule="auto"/>
          </w:pPr>
        </w:pPrChange>
      </w:pPr>
      <w:proofErr w:type="spellStart"/>
      <w:ins w:id="210" w:author="Prerana Kulkarni" w:date="2024-03-30T09:15:00Z" w16du:dateUtc="2024-03-30T03:45:00Z">
        <w:r w:rsidRPr="003879F7">
          <w:rPr>
            <w:rFonts w:ascii="Consolas" w:eastAsia="Times New Roman" w:hAnsi="Consolas" w:cs="Times New Roman"/>
            <w:sz w:val="20"/>
            <w:szCs w:val="20"/>
            <w:lang w:val="en-IN"/>
          </w:rPr>
          <w:t>cleanedImage</w:t>
        </w:r>
        <w:proofErr w:type="spellEnd"/>
        <w:r w:rsidRPr="003879F7">
          <w:rPr>
            <w:rFonts w:ascii="Consolas" w:eastAsia="Times New Roman" w:hAnsi="Consolas" w:cs="Times New Roman"/>
            <w:sz w:val="20"/>
            <w:szCs w:val="20"/>
            <w:lang w:val="en-IN"/>
          </w:rPr>
          <w:t xml:space="preserve"> = </w:t>
        </w:r>
        <w:proofErr w:type="spellStart"/>
        <w:proofErr w:type="gramStart"/>
        <w:r w:rsidRPr="003879F7">
          <w:rPr>
            <w:rFonts w:ascii="Consolas" w:eastAsia="Times New Roman" w:hAnsi="Consolas" w:cs="Times New Roman"/>
            <w:sz w:val="20"/>
            <w:szCs w:val="20"/>
            <w:lang w:val="en-IN"/>
          </w:rPr>
          <w:t>bwmorph</w:t>
        </w:r>
        <w:proofErr w:type="spellEnd"/>
        <w:r w:rsidRPr="003879F7">
          <w:rPr>
            <w:rFonts w:ascii="Consolas" w:eastAsia="Times New Roman" w:hAnsi="Consolas" w:cs="Times New Roman"/>
            <w:sz w:val="20"/>
            <w:szCs w:val="20"/>
            <w:lang w:val="en-IN"/>
          </w:rPr>
          <w:t>(</w:t>
        </w:r>
        <w:proofErr w:type="spellStart"/>
        <w:proofErr w:type="gramEnd"/>
        <w:r w:rsidRPr="003879F7">
          <w:rPr>
            <w:rFonts w:ascii="Consolas" w:eastAsia="Times New Roman" w:hAnsi="Consolas" w:cs="Times New Roman"/>
            <w:sz w:val="20"/>
            <w:szCs w:val="20"/>
            <w:lang w:val="en-IN"/>
          </w:rPr>
          <w:t>thinnedImageAfterDilation</w:t>
        </w:r>
        <w:proofErr w:type="spellEnd"/>
        <w:r w:rsidRPr="003879F7">
          <w:rPr>
            <w:rFonts w:ascii="Consolas" w:eastAsia="Times New Roman" w:hAnsi="Consolas" w:cs="Times New Roman"/>
            <w:sz w:val="20"/>
            <w:szCs w:val="20"/>
            <w:lang w:val="en-IN"/>
          </w:rPr>
          <w:t xml:space="preserve">, </w:t>
        </w:r>
        <w:r w:rsidRPr="003879F7">
          <w:rPr>
            <w:rFonts w:ascii="Consolas" w:eastAsia="Times New Roman" w:hAnsi="Consolas" w:cs="Times New Roman"/>
            <w:color w:val="A709F5"/>
            <w:sz w:val="20"/>
            <w:szCs w:val="20"/>
            <w:lang w:val="en-IN"/>
          </w:rPr>
          <w:t>'spur'</w:t>
        </w:r>
        <w:r w:rsidRPr="003879F7">
          <w:rPr>
            <w:rFonts w:ascii="Consolas" w:eastAsia="Times New Roman" w:hAnsi="Consolas" w:cs="Times New Roman"/>
            <w:sz w:val="20"/>
            <w:szCs w:val="20"/>
            <w:lang w:val="en-IN"/>
          </w:rPr>
          <w:t>, Inf);</w:t>
        </w:r>
      </w:ins>
    </w:p>
    <w:p w14:paraId="6A7DABC9" w14:textId="77777777" w:rsidR="003879F7" w:rsidRPr="003879F7" w:rsidRDefault="003879F7">
      <w:pPr>
        <w:spacing w:line="240" w:lineRule="auto"/>
        <w:ind w:left="1440"/>
        <w:rPr>
          <w:ins w:id="211" w:author="Prerana Kulkarni" w:date="2024-03-30T09:15:00Z" w16du:dateUtc="2024-03-30T03:45:00Z"/>
          <w:rFonts w:ascii="Consolas" w:eastAsia="Times New Roman" w:hAnsi="Consolas" w:cs="Times New Roman"/>
          <w:sz w:val="20"/>
          <w:szCs w:val="20"/>
          <w:lang w:val="en-IN"/>
        </w:rPr>
        <w:pPrChange w:id="212" w:author="Prerana Kulkarni" w:date="2024-03-30T09:15:00Z" w16du:dateUtc="2024-03-30T03:45:00Z">
          <w:pPr>
            <w:spacing w:line="240" w:lineRule="auto"/>
          </w:pPr>
        </w:pPrChange>
      </w:pPr>
      <w:proofErr w:type="spellStart"/>
      <w:ins w:id="213" w:author="Prerana Kulkarni" w:date="2024-03-30T09:15:00Z" w16du:dateUtc="2024-03-30T03:45:00Z">
        <w:r w:rsidRPr="003879F7">
          <w:rPr>
            <w:rFonts w:ascii="Consolas" w:eastAsia="Times New Roman" w:hAnsi="Consolas" w:cs="Times New Roman"/>
            <w:sz w:val="20"/>
            <w:szCs w:val="20"/>
            <w:lang w:val="en-IN"/>
          </w:rPr>
          <w:t>imshow</w:t>
        </w:r>
        <w:proofErr w:type="spellEnd"/>
        <w:r w:rsidRPr="003879F7">
          <w:rPr>
            <w:rFonts w:ascii="Consolas" w:eastAsia="Times New Roman" w:hAnsi="Consolas" w:cs="Times New Roman"/>
            <w:sz w:val="20"/>
            <w:szCs w:val="20"/>
            <w:lang w:val="en-IN"/>
          </w:rPr>
          <w:t>(</w:t>
        </w:r>
        <w:proofErr w:type="spellStart"/>
        <w:r w:rsidRPr="003879F7">
          <w:rPr>
            <w:rFonts w:ascii="Consolas" w:eastAsia="Times New Roman" w:hAnsi="Consolas" w:cs="Times New Roman"/>
            <w:sz w:val="20"/>
            <w:szCs w:val="20"/>
            <w:lang w:val="en-IN"/>
          </w:rPr>
          <w:t>cleanedImage</w:t>
        </w:r>
        <w:proofErr w:type="spellEnd"/>
        <w:r w:rsidRPr="003879F7">
          <w:rPr>
            <w:rFonts w:ascii="Consolas" w:eastAsia="Times New Roman" w:hAnsi="Consolas" w:cs="Times New Roman"/>
            <w:sz w:val="20"/>
            <w:szCs w:val="20"/>
            <w:lang w:val="en-IN"/>
          </w:rPr>
          <w:t>);</w:t>
        </w:r>
      </w:ins>
    </w:p>
    <w:p w14:paraId="72343C0C" w14:textId="77777777" w:rsidR="003879F7" w:rsidRPr="003879F7" w:rsidRDefault="003879F7">
      <w:pPr>
        <w:spacing w:line="240" w:lineRule="auto"/>
        <w:ind w:left="1440"/>
        <w:rPr>
          <w:ins w:id="214" w:author="Prerana Kulkarni" w:date="2024-03-30T09:15:00Z" w16du:dateUtc="2024-03-30T03:45:00Z"/>
          <w:rFonts w:ascii="Consolas" w:eastAsia="Times New Roman" w:hAnsi="Consolas" w:cs="Times New Roman"/>
          <w:sz w:val="20"/>
          <w:szCs w:val="20"/>
          <w:lang w:val="en-IN"/>
        </w:rPr>
        <w:pPrChange w:id="215" w:author="Prerana Kulkarni" w:date="2024-03-30T09:15:00Z" w16du:dateUtc="2024-03-30T03:45:00Z">
          <w:pPr>
            <w:spacing w:line="240" w:lineRule="auto"/>
          </w:pPr>
        </w:pPrChange>
      </w:pPr>
      <w:proofErr w:type="gramStart"/>
      <w:ins w:id="216" w:author="Prerana Kulkarni" w:date="2024-03-30T09:15:00Z" w16du:dateUtc="2024-03-30T03:45:00Z">
        <w:r w:rsidRPr="003879F7">
          <w:rPr>
            <w:rFonts w:ascii="Consolas" w:eastAsia="Times New Roman" w:hAnsi="Consolas" w:cs="Times New Roman"/>
            <w:sz w:val="20"/>
            <w:szCs w:val="20"/>
            <w:lang w:val="en-IN"/>
          </w:rPr>
          <w:t>title(</w:t>
        </w:r>
        <w:proofErr w:type="gramEnd"/>
        <w:r w:rsidRPr="003879F7">
          <w:rPr>
            <w:rFonts w:ascii="Consolas" w:eastAsia="Times New Roman" w:hAnsi="Consolas" w:cs="Times New Roman"/>
            <w:color w:val="A709F5"/>
            <w:sz w:val="20"/>
            <w:szCs w:val="20"/>
            <w:lang w:val="en-IN"/>
          </w:rPr>
          <w:t>'Cleaned Image'</w:t>
        </w:r>
        <w:r w:rsidRPr="003879F7">
          <w:rPr>
            <w:rFonts w:ascii="Consolas" w:eastAsia="Times New Roman" w:hAnsi="Consolas" w:cs="Times New Roman"/>
            <w:sz w:val="20"/>
            <w:szCs w:val="20"/>
            <w:lang w:val="en-IN"/>
          </w:rPr>
          <w:t>);</w:t>
        </w:r>
      </w:ins>
    </w:p>
    <w:p w14:paraId="58F08621" w14:textId="77777777" w:rsidR="003879F7" w:rsidRDefault="003879F7" w:rsidP="003879F7">
      <w:pPr>
        <w:spacing w:line="240" w:lineRule="auto"/>
        <w:rPr>
          <w:ins w:id="217" w:author="Prerana Kulkarni" w:date="2024-03-30T09:15:00Z" w16du:dateUtc="2024-03-30T03:45:00Z"/>
          <w:rFonts w:ascii="Consolas" w:eastAsia="Times New Roman" w:hAnsi="Consolas" w:cs="Times New Roman"/>
          <w:sz w:val="20"/>
          <w:szCs w:val="20"/>
          <w:lang w:val="en-IN"/>
        </w:rPr>
      </w:pPr>
    </w:p>
    <w:p w14:paraId="2E93BB7C" w14:textId="43C47853" w:rsidR="001D3F63" w:rsidDel="003879F7" w:rsidRDefault="001D3F63">
      <w:pPr>
        <w:ind w:left="1440"/>
        <w:rPr>
          <w:del w:id="218" w:author="Prerana Kulkarni" w:date="2024-03-30T09:15:00Z" w16du:dateUtc="2024-03-30T03:45:00Z"/>
        </w:rPr>
      </w:pPr>
    </w:p>
    <w:p w14:paraId="2E93BB7D" w14:textId="77777777" w:rsidR="001D3F63" w:rsidRDefault="001D3F63">
      <w:pPr>
        <w:ind w:left="1440"/>
        <w:rPr>
          <w:ins w:id="219" w:author="Prerana Kulkarni" w:date="2024-03-30T09:15:00Z" w16du:dateUtc="2024-03-30T03:45:00Z"/>
        </w:rPr>
      </w:pPr>
    </w:p>
    <w:p w14:paraId="13BEBEE4" w14:textId="14A752D2" w:rsidR="003879F7" w:rsidDel="003879F7" w:rsidRDefault="003879F7">
      <w:pPr>
        <w:ind w:left="1440"/>
        <w:rPr>
          <w:del w:id="220" w:author="Prerana Kulkarni" w:date="2024-03-30T09:15:00Z" w16du:dateUtc="2024-03-30T03:45:00Z"/>
        </w:rPr>
      </w:pPr>
    </w:p>
    <w:p w14:paraId="2E93BB7E" w14:textId="17162906" w:rsidR="001D3F63" w:rsidDel="003879F7" w:rsidRDefault="001D3F63">
      <w:pPr>
        <w:rPr>
          <w:del w:id="221" w:author="Prerana Kulkarni" w:date="2024-03-30T09:15:00Z" w16du:dateUtc="2024-03-30T03:45:00Z"/>
        </w:rPr>
      </w:pPr>
    </w:p>
    <w:p w14:paraId="2E93BB7F" w14:textId="77777777" w:rsidR="001D3F63" w:rsidRDefault="003E0CE5">
      <w:pPr>
        <w:ind w:left="1440"/>
      </w:pPr>
      <w:r>
        <w:lastRenderedPageBreak/>
        <w:t>Try to obtain the image below using these morphological operators:</w:t>
      </w:r>
    </w:p>
    <w:p w14:paraId="2E93BB80" w14:textId="77777777" w:rsidR="001D3F63" w:rsidRDefault="003E0CE5">
      <w:pPr>
        <w:ind w:left="720"/>
        <w:jc w:val="center"/>
        <w:pPrChange w:id="222" w:author="Prerana Kulkarni" w:date="2024-03-30T09:15:00Z" w16du:dateUtc="2024-03-30T03:45:00Z">
          <w:pPr>
            <w:ind w:left="720"/>
          </w:pPr>
        </w:pPrChange>
      </w:pPr>
      <w:r>
        <w:rPr>
          <w:noProof/>
        </w:rPr>
        <w:drawing>
          <wp:inline distT="114300" distB="114300" distL="114300" distR="114300" wp14:anchorId="2E93BBC9" wp14:editId="11639A80">
            <wp:extent cx="863600" cy="92075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863600" cy="920750"/>
                    </a:xfrm>
                    <a:prstGeom prst="rect">
                      <a:avLst/>
                    </a:prstGeom>
                    <a:ln/>
                  </pic:spPr>
                </pic:pic>
              </a:graphicData>
            </a:graphic>
          </wp:inline>
        </w:drawing>
      </w:r>
    </w:p>
    <w:p w14:paraId="2E93BB81" w14:textId="77777777" w:rsidR="001D3F63" w:rsidRDefault="001D3F63"/>
    <w:p w14:paraId="2E93BB82" w14:textId="77777777" w:rsidR="001D3F63" w:rsidRDefault="001D3F63"/>
    <w:p w14:paraId="2E93BB83" w14:textId="49D3242F" w:rsidR="001D3F63" w:rsidDel="003879F7" w:rsidRDefault="001D3F63">
      <w:pPr>
        <w:rPr>
          <w:del w:id="223" w:author="Prerana Kulkarni" w:date="2024-03-30T09:15:00Z" w16du:dateUtc="2024-03-30T03:45:00Z"/>
        </w:rPr>
      </w:pPr>
    </w:p>
    <w:p w14:paraId="2E93BB84" w14:textId="0626E768" w:rsidR="001D3F63" w:rsidDel="003879F7" w:rsidRDefault="001D3F63">
      <w:pPr>
        <w:rPr>
          <w:del w:id="224" w:author="Prerana Kulkarni" w:date="2024-03-30T09:15:00Z" w16du:dateUtc="2024-03-30T03:45:00Z"/>
        </w:rPr>
      </w:pPr>
    </w:p>
    <w:p w14:paraId="2E93BB85" w14:textId="5CD39C47" w:rsidR="001D3F63" w:rsidDel="003879F7" w:rsidRDefault="001D3F63">
      <w:pPr>
        <w:rPr>
          <w:del w:id="225" w:author="Prerana Kulkarni" w:date="2024-03-30T09:15:00Z" w16du:dateUtc="2024-03-30T03:45:00Z"/>
        </w:rPr>
      </w:pPr>
    </w:p>
    <w:p w14:paraId="2E93BB86" w14:textId="1F246B3B" w:rsidR="001D3F63" w:rsidDel="003879F7" w:rsidRDefault="001D3F63">
      <w:pPr>
        <w:rPr>
          <w:del w:id="226" w:author="Prerana Kulkarni" w:date="2024-03-30T09:15:00Z" w16du:dateUtc="2024-03-30T03:45:00Z"/>
        </w:rPr>
      </w:pPr>
    </w:p>
    <w:p w14:paraId="2E93BB87" w14:textId="12D4EFA5" w:rsidR="001D3F63" w:rsidDel="003879F7" w:rsidRDefault="001D3F63">
      <w:pPr>
        <w:rPr>
          <w:del w:id="227" w:author="Prerana Kulkarni" w:date="2024-03-30T09:15:00Z" w16du:dateUtc="2024-03-30T03:45:00Z"/>
        </w:rPr>
      </w:pPr>
    </w:p>
    <w:p w14:paraId="2E93BB88" w14:textId="66874152" w:rsidR="001D3F63" w:rsidDel="003879F7" w:rsidRDefault="001D3F63">
      <w:pPr>
        <w:rPr>
          <w:del w:id="228" w:author="Prerana Kulkarni" w:date="2024-03-30T09:15:00Z" w16du:dateUtc="2024-03-30T03:45:00Z"/>
        </w:rPr>
      </w:pPr>
    </w:p>
    <w:p w14:paraId="2E93BB89" w14:textId="7832340C" w:rsidR="001D3F63" w:rsidDel="003879F7" w:rsidRDefault="001D3F63">
      <w:pPr>
        <w:rPr>
          <w:del w:id="229" w:author="Prerana Kulkarni" w:date="2024-03-30T09:15:00Z" w16du:dateUtc="2024-03-30T03:45:00Z"/>
        </w:rPr>
      </w:pPr>
    </w:p>
    <w:p w14:paraId="2E93BB8A" w14:textId="77777777" w:rsidR="001D3F63" w:rsidRPr="00FF01DF" w:rsidRDefault="003E0CE5">
      <w:pPr>
        <w:numPr>
          <w:ilvl w:val="0"/>
          <w:numId w:val="1"/>
        </w:numPr>
        <w:rPr>
          <w:b/>
          <w:bCs/>
          <w:highlight w:val="cyan"/>
          <w:rPrChange w:id="230" w:author="Prerana Kulkarni" w:date="2024-03-23T00:04:00Z" w16du:dateUtc="2024-03-22T18:34:00Z">
            <w:rPr/>
          </w:rPrChange>
        </w:rPr>
      </w:pPr>
      <w:r w:rsidRPr="00FF01DF">
        <w:rPr>
          <w:b/>
          <w:bCs/>
          <w:highlight w:val="cyan"/>
          <w:rPrChange w:id="231" w:author="Prerana Kulkarni" w:date="2024-03-23T00:04:00Z" w16du:dateUtc="2024-03-22T18:34:00Z">
            <w:rPr/>
          </w:rPrChange>
        </w:rPr>
        <w:t>Given the following images:</w:t>
      </w:r>
    </w:p>
    <w:p w14:paraId="2E93BB8B" w14:textId="77777777" w:rsidR="001D3F63" w:rsidRDefault="003E0CE5">
      <w:pPr>
        <w:numPr>
          <w:ilvl w:val="1"/>
          <w:numId w:val="1"/>
        </w:numPr>
      </w:pPr>
      <w:r>
        <w:t>Perform Top-hat transform on the Galaxy.png and observe the results.</w:t>
      </w:r>
    </w:p>
    <w:p w14:paraId="2E93BB8C" w14:textId="77777777" w:rsidR="001D3F63" w:rsidRDefault="003E0CE5">
      <w:pPr>
        <w:ind w:left="1440"/>
        <w:rPr>
          <w:ins w:id="232" w:author="Prerana Kulkarni" w:date="2024-03-30T09:16:00Z" w16du:dateUtc="2024-03-30T03:46:00Z"/>
        </w:rPr>
      </w:pPr>
      <w:r>
        <w:rPr>
          <w:noProof/>
        </w:rPr>
        <w:drawing>
          <wp:inline distT="114300" distB="114300" distL="114300" distR="114300" wp14:anchorId="2E93BBCB" wp14:editId="2E93BBCC">
            <wp:extent cx="3300413" cy="2227408"/>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3300413" cy="2227408"/>
                    </a:xfrm>
                    <a:prstGeom prst="rect">
                      <a:avLst/>
                    </a:prstGeom>
                    <a:ln/>
                  </pic:spPr>
                </pic:pic>
              </a:graphicData>
            </a:graphic>
          </wp:inline>
        </w:drawing>
      </w:r>
    </w:p>
    <w:p w14:paraId="1F501A97" w14:textId="77777777" w:rsidR="003879F7" w:rsidRDefault="003879F7" w:rsidP="003879F7">
      <w:pPr>
        <w:rPr>
          <w:ins w:id="233" w:author="Prerana Kulkarni" w:date="2024-03-30T09:16:00Z" w16du:dateUtc="2024-03-30T03:46:00Z"/>
        </w:rPr>
      </w:pPr>
    </w:p>
    <w:p w14:paraId="5C5EB6CF" w14:textId="68317215" w:rsidR="003879F7" w:rsidRPr="003879F7" w:rsidRDefault="003879F7">
      <w:pPr>
        <w:ind w:left="1440"/>
        <w:rPr>
          <w:ins w:id="234" w:author="Prerana Kulkarni" w:date="2024-03-30T09:16:00Z" w16du:dateUtc="2024-03-30T03:46:00Z"/>
          <w:rFonts w:ascii="Consolas" w:eastAsia="Times New Roman" w:hAnsi="Consolas" w:cs="Times New Roman"/>
          <w:sz w:val="20"/>
          <w:szCs w:val="20"/>
          <w:lang w:val="en-IN"/>
        </w:rPr>
        <w:pPrChange w:id="235" w:author="Prerana Kulkarni" w:date="2024-03-30T09:16:00Z" w16du:dateUtc="2024-03-30T03:46:00Z">
          <w:pPr/>
        </w:pPrChange>
      </w:pPr>
      <w:ins w:id="236" w:author="Prerana Kulkarni" w:date="2024-03-30T09:16:00Z" w16du:dateUtc="2024-03-30T03:46:00Z">
        <w:r w:rsidRPr="003879F7">
          <w:rPr>
            <w:rFonts w:ascii="Consolas" w:eastAsia="Times New Roman" w:hAnsi="Consolas" w:cs="Times New Roman"/>
            <w:sz w:val="20"/>
            <w:szCs w:val="20"/>
            <w:lang w:val="en-IN"/>
          </w:rPr>
          <w:t xml:space="preserve">image = </w:t>
        </w:r>
        <w:proofErr w:type="spellStart"/>
        <w:r w:rsidRPr="003879F7">
          <w:rPr>
            <w:rFonts w:ascii="Consolas" w:eastAsia="Times New Roman" w:hAnsi="Consolas" w:cs="Times New Roman"/>
            <w:sz w:val="20"/>
            <w:szCs w:val="20"/>
            <w:lang w:val="en-IN"/>
          </w:rPr>
          <w:t>imread</w:t>
        </w:r>
        <w:proofErr w:type="spellEnd"/>
        <w:r w:rsidRPr="003879F7">
          <w:rPr>
            <w:rFonts w:ascii="Consolas" w:eastAsia="Times New Roman" w:hAnsi="Consolas" w:cs="Times New Roman"/>
            <w:sz w:val="20"/>
            <w:szCs w:val="20"/>
            <w:lang w:val="en-IN"/>
          </w:rPr>
          <w:t>(</w:t>
        </w:r>
        <w:r w:rsidRPr="003879F7">
          <w:rPr>
            <w:rFonts w:ascii="Consolas" w:eastAsia="Times New Roman" w:hAnsi="Consolas" w:cs="Times New Roman"/>
            <w:color w:val="A709F5"/>
            <w:sz w:val="20"/>
            <w:szCs w:val="20"/>
            <w:lang w:val="en-IN"/>
          </w:rPr>
          <w:t>'Galaxy.png'</w:t>
        </w:r>
        <w:r w:rsidRPr="003879F7">
          <w:rPr>
            <w:rFonts w:ascii="Consolas" w:eastAsia="Times New Roman" w:hAnsi="Consolas" w:cs="Times New Roman"/>
            <w:sz w:val="20"/>
            <w:szCs w:val="20"/>
            <w:lang w:val="en-IN"/>
          </w:rPr>
          <w:t>);</w:t>
        </w:r>
      </w:ins>
    </w:p>
    <w:p w14:paraId="38980116" w14:textId="77777777" w:rsidR="003879F7" w:rsidRPr="003879F7" w:rsidRDefault="003879F7">
      <w:pPr>
        <w:spacing w:line="240" w:lineRule="auto"/>
        <w:ind w:left="1440"/>
        <w:rPr>
          <w:ins w:id="237" w:author="Prerana Kulkarni" w:date="2024-03-30T09:16:00Z" w16du:dateUtc="2024-03-30T03:46:00Z"/>
          <w:rFonts w:ascii="Consolas" w:eastAsia="Times New Roman" w:hAnsi="Consolas" w:cs="Times New Roman"/>
          <w:sz w:val="20"/>
          <w:szCs w:val="20"/>
          <w:lang w:val="en-IN"/>
        </w:rPr>
        <w:pPrChange w:id="238" w:author="Prerana Kulkarni" w:date="2024-03-30T09:16:00Z" w16du:dateUtc="2024-03-30T03:46:00Z">
          <w:pPr>
            <w:spacing w:line="240" w:lineRule="auto"/>
          </w:pPr>
        </w:pPrChange>
      </w:pPr>
      <w:ins w:id="239" w:author="Prerana Kulkarni" w:date="2024-03-30T09:16:00Z" w16du:dateUtc="2024-03-30T03:46:00Z">
        <w:r w:rsidRPr="003879F7">
          <w:rPr>
            <w:rFonts w:ascii="Consolas" w:eastAsia="Times New Roman" w:hAnsi="Consolas" w:cs="Times New Roman"/>
            <w:color w:val="0E00FF"/>
            <w:sz w:val="20"/>
            <w:szCs w:val="20"/>
            <w:lang w:val="en-IN"/>
          </w:rPr>
          <w:t xml:space="preserve">if </w:t>
        </w:r>
        <w:proofErr w:type="gramStart"/>
        <w:r w:rsidRPr="003879F7">
          <w:rPr>
            <w:rFonts w:ascii="Consolas" w:eastAsia="Times New Roman" w:hAnsi="Consolas" w:cs="Times New Roman"/>
            <w:sz w:val="20"/>
            <w:szCs w:val="20"/>
            <w:lang w:val="en-IN"/>
          </w:rPr>
          <w:t>size(</w:t>
        </w:r>
        <w:proofErr w:type="gramEnd"/>
        <w:r w:rsidRPr="003879F7">
          <w:rPr>
            <w:rFonts w:ascii="Consolas" w:eastAsia="Times New Roman" w:hAnsi="Consolas" w:cs="Times New Roman"/>
            <w:sz w:val="20"/>
            <w:szCs w:val="20"/>
            <w:lang w:val="en-IN"/>
          </w:rPr>
          <w:t>image, 3) == 3</w:t>
        </w:r>
      </w:ins>
    </w:p>
    <w:p w14:paraId="3A6E7352" w14:textId="77777777" w:rsidR="003879F7" w:rsidRPr="003879F7" w:rsidRDefault="003879F7">
      <w:pPr>
        <w:spacing w:line="240" w:lineRule="auto"/>
        <w:ind w:left="1440"/>
        <w:rPr>
          <w:ins w:id="240" w:author="Prerana Kulkarni" w:date="2024-03-30T09:16:00Z" w16du:dateUtc="2024-03-30T03:46:00Z"/>
          <w:rFonts w:ascii="Consolas" w:eastAsia="Times New Roman" w:hAnsi="Consolas" w:cs="Times New Roman"/>
          <w:sz w:val="20"/>
          <w:szCs w:val="20"/>
          <w:lang w:val="en-IN"/>
        </w:rPr>
        <w:pPrChange w:id="241" w:author="Prerana Kulkarni" w:date="2024-03-30T09:16:00Z" w16du:dateUtc="2024-03-30T03:46:00Z">
          <w:pPr>
            <w:spacing w:line="240" w:lineRule="auto"/>
          </w:pPr>
        </w:pPrChange>
      </w:pPr>
      <w:ins w:id="242" w:author="Prerana Kulkarni" w:date="2024-03-30T09:16:00Z" w16du:dateUtc="2024-03-30T03:46:00Z">
        <w:r w:rsidRPr="003879F7">
          <w:rPr>
            <w:rFonts w:ascii="Consolas" w:eastAsia="Times New Roman" w:hAnsi="Consolas" w:cs="Times New Roman"/>
            <w:sz w:val="20"/>
            <w:szCs w:val="20"/>
            <w:lang w:val="en-IN"/>
          </w:rPr>
          <w:t xml:space="preserve">    image = rgb2gray(image);</w:t>
        </w:r>
      </w:ins>
    </w:p>
    <w:p w14:paraId="3A4AF1D2" w14:textId="77777777" w:rsidR="003879F7" w:rsidRPr="003879F7" w:rsidRDefault="003879F7">
      <w:pPr>
        <w:spacing w:line="240" w:lineRule="auto"/>
        <w:ind w:left="1440"/>
        <w:rPr>
          <w:ins w:id="243" w:author="Prerana Kulkarni" w:date="2024-03-30T09:16:00Z" w16du:dateUtc="2024-03-30T03:46:00Z"/>
          <w:rFonts w:ascii="Consolas" w:eastAsia="Times New Roman" w:hAnsi="Consolas" w:cs="Times New Roman"/>
          <w:sz w:val="20"/>
          <w:szCs w:val="20"/>
          <w:lang w:val="en-IN"/>
        </w:rPr>
        <w:pPrChange w:id="244" w:author="Prerana Kulkarni" w:date="2024-03-30T09:16:00Z" w16du:dateUtc="2024-03-30T03:46:00Z">
          <w:pPr>
            <w:spacing w:line="240" w:lineRule="auto"/>
          </w:pPr>
        </w:pPrChange>
      </w:pPr>
      <w:ins w:id="245" w:author="Prerana Kulkarni" w:date="2024-03-30T09:16:00Z" w16du:dateUtc="2024-03-30T03:46:00Z">
        <w:r w:rsidRPr="003879F7">
          <w:rPr>
            <w:rFonts w:ascii="Consolas" w:eastAsia="Times New Roman" w:hAnsi="Consolas" w:cs="Times New Roman"/>
            <w:color w:val="0E00FF"/>
            <w:sz w:val="20"/>
            <w:szCs w:val="20"/>
            <w:lang w:val="en-IN"/>
          </w:rPr>
          <w:t>end</w:t>
        </w:r>
      </w:ins>
    </w:p>
    <w:p w14:paraId="682BE7BE" w14:textId="77777777" w:rsidR="003879F7" w:rsidRPr="003879F7" w:rsidRDefault="003879F7">
      <w:pPr>
        <w:spacing w:line="240" w:lineRule="auto"/>
        <w:ind w:left="1440"/>
        <w:rPr>
          <w:ins w:id="246" w:author="Prerana Kulkarni" w:date="2024-03-30T09:16:00Z" w16du:dateUtc="2024-03-30T03:46:00Z"/>
          <w:rFonts w:ascii="Consolas" w:eastAsia="Times New Roman" w:hAnsi="Consolas" w:cs="Times New Roman"/>
          <w:sz w:val="20"/>
          <w:szCs w:val="20"/>
          <w:lang w:val="en-IN"/>
        </w:rPr>
        <w:pPrChange w:id="247" w:author="Prerana Kulkarni" w:date="2024-03-30T09:16:00Z" w16du:dateUtc="2024-03-30T03:46:00Z">
          <w:pPr>
            <w:spacing w:line="240" w:lineRule="auto"/>
          </w:pPr>
        </w:pPrChange>
      </w:pPr>
      <w:ins w:id="248" w:author="Prerana Kulkarni" w:date="2024-03-30T09:16:00Z" w16du:dateUtc="2024-03-30T03:46:00Z">
        <w:r w:rsidRPr="003879F7">
          <w:rPr>
            <w:rFonts w:ascii="Consolas" w:eastAsia="Times New Roman" w:hAnsi="Consolas" w:cs="Times New Roman"/>
            <w:color w:val="008013"/>
            <w:sz w:val="20"/>
            <w:szCs w:val="20"/>
            <w:lang w:val="en-IN"/>
          </w:rPr>
          <w:t>% Define the structuring element (SE)</w:t>
        </w:r>
      </w:ins>
    </w:p>
    <w:p w14:paraId="776657C9" w14:textId="77777777" w:rsidR="003879F7" w:rsidRPr="003879F7" w:rsidRDefault="003879F7">
      <w:pPr>
        <w:spacing w:line="240" w:lineRule="auto"/>
        <w:ind w:left="1440"/>
        <w:rPr>
          <w:ins w:id="249" w:author="Prerana Kulkarni" w:date="2024-03-30T09:16:00Z" w16du:dateUtc="2024-03-30T03:46:00Z"/>
          <w:rFonts w:ascii="Consolas" w:eastAsia="Times New Roman" w:hAnsi="Consolas" w:cs="Times New Roman"/>
          <w:sz w:val="20"/>
          <w:szCs w:val="20"/>
          <w:lang w:val="en-IN"/>
        </w:rPr>
        <w:pPrChange w:id="250" w:author="Prerana Kulkarni" w:date="2024-03-30T09:16:00Z" w16du:dateUtc="2024-03-30T03:46:00Z">
          <w:pPr>
            <w:spacing w:line="240" w:lineRule="auto"/>
          </w:pPr>
        </w:pPrChange>
      </w:pPr>
      <w:ins w:id="251" w:author="Prerana Kulkarni" w:date="2024-03-30T09:16:00Z" w16du:dateUtc="2024-03-30T03:46:00Z">
        <w:r w:rsidRPr="003879F7">
          <w:rPr>
            <w:rFonts w:ascii="Consolas" w:eastAsia="Times New Roman" w:hAnsi="Consolas" w:cs="Times New Roman"/>
            <w:color w:val="008013"/>
            <w:sz w:val="20"/>
            <w:szCs w:val="20"/>
            <w:lang w:val="en-IN"/>
          </w:rPr>
          <w:t>% For example, a 3x3 square SE</w:t>
        </w:r>
      </w:ins>
    </w:p>
    <w:p w14:paraId="2C42AC36" w14:textId="77777777" w:rsidR="003879F7" w:rsidRPr="003879F7" w:rsidRDefault="003879F7">
      <w:pPr>
        <w:spacing w:line="240" w:lineRule="auto"/>
        <w:ind w:left="1440"/>
        <w:rPr>
          <w:ins w:id="252" w:author="Prerana Kulkarni" w:date="2024-03-30T09:16:00Z" w16du:dateUtc="2024-03-30T03:46:00Z"/>
          <w:rFonts w:ascii="Consolas" w:eastAsia="Times New Roman" w:hAnsi="Consolas" w:cs="Times New Roman"/>
          <w:sz w:val="20"/>
          <w:szCs w:val="20"/>
          <w:lang w:val="en-IN"/>
        </w:rPr>
        <w:pPrChange w:id="253" w:author="Prerana Kulkarni" w:date="2024-03-30T09:16:00Z" w16du:dateUtc="2024-03-30T03:46:00Z">
          <w:pPr>
            <w:spacing w:line="240" w:lineRule="auto"/>
          </w:pPr>
        </w:pPrChange>
      </w:pPr>
      <w:ins w:id="254" w:author="Prerana Kulkarni" w:date="2024-03-30T09:16:00Z" w16du:dateUtc="2024-03-30T03:46:00Z">
        <w:r w:rsidRPr="003879F7">
          <w:rPr>
            <w:rFonts w:ascii="Consolas" w:eastAsia="Times New Roman" w:hAnsi="Consolas" w:cs="Times New Roman"/>
            <w:sz w:val="20"/>
            <w:szCs w:val="20"/>
            <w:lang w:val="en-IN"/>
          </w:rPr>
          <w:t xml:space="preserve">SE = </w:t>
        </w:r>
        <w:proofErr w:type="gramStart"/>
        <w:r w:rsidRPr="003879F7">
          <w:rPr>
            <w:rFonts w:ascii="Consolas" w:eastAsia="Times New Roman" w:hAnsi="Consolas" w:cs="Times New Roman"/>
            <w:sz w:val="20"/>
            <w:szCs w:val="20"/>
            <w:lang w:val="en-IN"/>
          </w:rPr>
          <w:t>ones(</w:t>
        </w:r>
        <w:proofErr w:type="gramEnd"/>
        <w:r w:rsidRPr="003879F7">
          <w:rPr>
            <w:rFonts w:ascii="Consolas" w:eastAsia="Times New Roman" w:hAnsi="Consolas" w:cs="Times New Roman"/>
            <w:sz w:val="20"/>
            <w:szCs w:val="20"/>
            <w:lang w:val="en-IN"/>
          </w:rPr>
          <w:t>3);</w:t>
        </w:r>
      </w:ins>
    </w:p>
    <w:p w14:paraId="14D56691" w14:textId="77777777" w:rsidR="003879F7" w:rsidRPr="003879F7" w:rsidRDefault="003879F7">
      <w:pPr>
        <w:spacing w:line="240" w:lineRule="auto"/>
        <w:ind w:left="1440"/>
        <w:rPr>
          <w:ins w:id="255" w:author="Prerana Kulkarni" w:date="2024-03-30T09:16:00Z" w16du:dateUtc="2024-03-30T03:46:00Z"/>
          <w:rFonts w:ascii="Consolas" w:eastAsia="Times New Roman" w:hAnsi="Consolas" w:cs="Times New Roman"/>
          <w:sz w:val="20"/>
          <w:szCs w:val="20"/>
          <w:lang w:val="en-IN"/>
        </w:rPr>
        <w:pPrChange w:id="256" w:author="Prerana Kulkarni" w:date="2024-03-30T09:16:00Z" w16du:dateUtc="2024-03-30T03:46:00Z">
          <w:pPr>
            <w:spacing w:line="240" w:lineRule="auto"/>
          </w:pPr>
        </w:pPrChange>
      </w:pPr>
      <w:proofErr w:type="spellStart"/>
      <w:ins w:id="257" w:author="Prerana Kulkarni" w:date="2024-03-30T09:16:00Z" w16du:dateUtc="2024-03-30T03:46:00Z">
        <w:r w:rsidRPr="003879F7">
          <w:rPr>
            <w:rFonts w:ascii="Consolas" w:eastAsia="Times New Roman" w:hAnsi="Consolas" w:cs="Times New Roman"/>
            <w:sz w:val="20"/>
            <w:szCs w:val="20"/>
            <w:lang w:val="en-IN"/>
          </w:rPr>
          <w:t>openedImage</w:t>
        </w:r>
        <w:proofErr w:type="spellEnd"/>
        <w:r w:rsidRPr="003879F7">
          <w:rPr>
            <w:rFonts w:ascii="Consolas" w:eastAsia="Times New Roman" w:hAnsi="Consolas" w:cs="Times New Roman"/>
            <w:sz w:val="20"/>
            <w:szCs w:val="20"/>
            <w:lang w:val="en-IN"/>
          </w:rPr>
          <w:t xml:space="preserve"> = </w:t>
        </w:r>
        <w:proofErr w:type="spellStart"/>
        <w:proofErr w:type="gramStart"/>
        <w:r w:rsidRPr="003879F7">
          <w:rPr>
            <w:rFonts w:ascii="Consolas" w:eastAsia="Times New Roman" w:hAnsi="Consolas" w:cs="Times New Roman"/>
            <w:sz w:val="20"/>
            <w:szCs w:val="20"/>
            <w:lang w:val="en-IN"/>
          </w:rPr>
          <w:t>imopen</w:t>
        </w:r>
        <w:proofErr w:type="spellEnd"/>
        <w:r w:rsidRPr="003879F7">
          <w:rPr>
            <w:rFonts w:ascii="Consolas" w:eastAsia="Times New Roman" w:hAnsi="Consolas" w:cs="Times New Roman"/>
            <w:sz w:val="20"/>
            <w:szCs w:val="20"/>
            <w:lang w:val="en-IN"/>
          </w:rPr>
          <w:t>(</w:t>
        </w:r>
        <w:proofErr w:type="gramEnd"/>
        <w:r w:rsidRPr="003879F7">
          <w:rPr>
            <w:rFonts w:ascii="Consolas" w:eastAsia="Times New Roman" w:hAnsi="Consolas" w:cs="Times New Roman"/>
            <w:sz w:val="20"/>
            <w:szCs w:val="20"/>
            <w:lang w:val="en-IN"/>
          </w:rPr>
          <w:t>image, SE);</w:t>
        </w:r>
      </w:ins>
    </w:p>
    <w:p w14:paraId="59CC7F13" w14:textId="77777777" w:rsidR="003879F7" w:rsidRPr="003879F7" w:rsidRDefault="003879F7">
      <w:pPr>
        <w:spacing w:line="240" w:lineRule="auto"/>
        <w:ind w:left="1440"/>
        <w:rPr>
          <w:ins w:id="258" w:author="Prerana Kulkarni" w:date="2024-03-30T09:16:00Z" w16du:dateUtc="2024-03-30T03:46:00Z"/>
          <w:rFonts w:ascii="Consolas" w:eastAsia="Times New Roman" w:hAnsi="Consolas" w:cs="Times New Roman"/>
          <w:sz w:val="20"/>
          <w:szCs w:val="20"/>
          <w:lang w:val="en-IN"/>
        </w:rPr>
        <w:pPrChange w:id="259" w:author="Prerana Kulkarni" w:date="2024-03-30T09:16:00Z" w16du:dateUtc="2024-03-30T03:46:00Z">
          <w:pPr>
            <w:spacing w:line="240" w:lineRule="auto"/>
          </w:pPr>
        </w:pPrChange>
      </w:pPr>
      <w:proofErr w:type="spellStart"/>
      <w:ins w:id="260" w:author="Prerana Kulkarni" w:date="2024-03-30T09:16:00Z" w16du:dateUtc="2024-03-30T03:46:00Z">
        <w:r w:rsidRPr="003879F7">
          <w:rPr>
            <w:rFonts w:ascii="Consolas" w:eastAsia="Times New Roman" w:hAnsi="Consolas" w:cs="Times New Roman"/>
            <w:sz w:val="20"/>
            <w:szCs w:val="20"/>
            <w:lang w:val="en-IN"/>
          </w:rPr>
          <w:t>topHatImage</w:t>
        </w:r>
        <w:proofErr w:type="spellEnd"/>
        <w:r w:rsidRPr="003879F7">
          <w:rPr>
            <w:rFonts w:ascii="Consolas" w:eastAsia="Times New Roman" w:hAnsi="Consolas" w:cs="Times New Roman"/>
            <w:sz w:val="20"/>
            <w:szCs w:val="20"/>
            <w:lang w:val="en-IN"/>
          </w:rPr>
          <w:t xml:space="preserve"> = image - </w:t>
        </w:r>
        <w:proofErr w:type="spellStart"/>
        <w:r w:rsidRPr="003879F7">
          <w:rPr>
            <w:rFonts w:ascii="Consolas" w:eastAsia="Times New Roman" w:hAnsi="Consolas" w:cs="Times New Roman"/>
            <w:sz w:val="20"/>
            <w:szCs w:val="20"/>
            <w:lang w:val="en-IN"/>
          </w:rPr>
          <w:t>openedImage</w:t>
        </w:r>
        <w:proofErr w:type="spellEnd"/>
        <w:r w:rsidRPr="003879F7">
          <w:rPr>
            <w:rFonts w:ascii="Consolas" w:eastAsia="Times New Roman" w:hAnsi="Consolas" w:cs="Times New Roman"/>
            <w:sz w:val="20"/>
            <w:szCs w:val="20"/>
            <w:lang w:val="en-IN"/>
          </w:rPr>
          <w:t>;</w:t>
        </w:r>
      </w:ins>
    </w:p>
    <w:p w14:paraId="1533D0CD" w14:textId="77777777" w:rsidR="003879F7" w:rsidRPr="003879F7" w:rsidRDefault="003879F7">
      <w:pPr>
        <w:spacing w:line="240" w:lineRule="auto"/>
        <w:ind w:left="1440"/>
        <w:rPr>
          <w:ins w:id="261" w:author="Prerana Kulkarni" w:date="2024-03-30T09:16:00Z" w16du:dateUtc="2024-03-30T03:46:00Z"/>
          <w:rFonts w:ascii="Consolas" w:eastAsia="Times New Roman" w:hAnsi="Consolas" w:cs="Times New Roman"/>
          <w:sz w:val="20"/>
          <w:szCs w:val="20"/>
          <w:lang w:val="en-IN"/>
        </w:rPr>
        <w:pPrChange w:id="262" w:author="Prerana Kulkarni" w:date="2024-03-30T09:16:00Z" w16du:dateUtc="2024-03-30T03:46:00Z">
          <w:pPr>
            <w:spacing w:line="240" w:lineRule="auto"/>
          </w:pPr>
        </w:pPrChange>
      </w:pPr>
      <w:ins w:id="263" w:author="Prerana Kulkarni" w:date="2024-03-30T09:16:00Z" w16du:dateUtc="2024-03-30T03:46:00Z">
        <w:r w:rsidRPr="003879F7">
          <w:rPr>
            <w:rFonts w:ascii="Consolas" w:eastAsia="Times New Roman" w:hAnsi="Consolas" w:cs="Times New Roman"/>
            <w:sz w:val="20"/>
            <w:szCs w:val="20"/>
            <w:lang w:val="en-IN"/>
          </w:rPr>
          <w:t>figure;</w:t>
        </w:r>
      </w:ins>
    </w:p>
    <w:p w14:paraId="7FDDF43A" w14:textId="77777777" w:rsidR="003879F7" w:rsidRPr="003879F7" w:rsidRDefault="003879F7">
      <w:pPr>
        <w:spacing w:line="240" w:lineRule="auto"/>
        <w:ind w:left="1440"/>
        <w:rPr>
          <w:ins w:id="264" w:author="Prerana Kulkarni" w:date="2024-03-30T09:16:00Z" w16du:dateUtc="2024-03-30T03:46:00Z"/>
          <w:rFonts w:ascii="Consolas" w:eastAsia="Times New Roman" w:hAnsi="Consolas" w:cs="Times New Roman"/>
          <w:sz w:val="20"/>
          <w:szCs w:val="20"/>
          <w:lang w:val="en-IN"/>
        </w:rPr>
        <w:pPrChange w:id="265" w:author="Prerana Kulkarni" w:date="2024-03-30T09:16:00Z" w16du:dateUtc="2024-03-30T03:46:00Z">
          <w:pPr>
            <w:spacing w:line="240" w:lineRule="auto"/>
          </w:pPr>
        </w:pPrChange>
      </w:pPr>
      <w:proofErr w:type="gramStart"/>
      <w:ins w:id="266" w:author="Prerana Kulkarni" w:date="2024-03-30T09:16:00Z" w16du:dateUtc="2024-03-30T03:46:00Z">
        <w:r w:rsidRPr="003879F7">
          <w:rPr>
            <w:rFonts w:ascii="Consolas" w:eastAsia="Times New Roman" w:hAnsi="Consolas" w:cs="Times New Roman"/>
            <w:sz w:val="20"/>
            <w:szCs w:val="20"/>
            <w:lang w:val="en-IN"/>
          </w:rPr>
          <w:t>subplot(</w:t>
        </w:r>
        <w:proofErr w:type="gramEnd"/>
        <w:r w:rsidRPr="003879F7">
          <w:rPr>
            <w:rFonts w:ascii="Consolas" w:eastAsia="Times New Roman" w:hAnsi="Consolas" w:cs="Times New Roman"/>
            <w:sz w:val="20"/>
            <w:szCs w:val="20"/>
            <w:lang w:val="en-IN"/>
          </w:rPr>
          <w:t>1, 2, 1);</w:t>
        </w:r>
      </w:ins>
    </w:p>
    <w:p w14:paraId="00EF5846" w14:textId="77777777" w:rsidR="003879F7" w:rsidRPr="003879F7" w:rsidRDefault="003879F7">
      <w:pPr>
        <w:spacing w:line="240" w:lineRule="auto"/>
        <w:ind w:left="1440"/>
        <w:rPr>
          <w:ins w:id="267" w:author="Prerana Kulkarni" w:date="2024-03-30T09:16:00Z" w16du:dateUtc="2024-03-30T03:46:00Z"/>
          <w:rFonts w:ascii="Consolas" w:eastAsia="Times New Roman" w:hAnsi="Consolas" w:cs="Times New Roman"/>
          <w:sz w:val="20"/>
          <w:szCs w:val="20"/>
          <w:lang w:val="en-IN"/>
        </w:rPr>
        <w:pPrChange w:id="268" w:author="Prerana Kulkarni" w:date="2024-03-30T09:16:00Z" w16du:dateUtc="2024-03-30T03:46:00Z">
          <w:pPr>
            <w:spacing w:line="240" w:lineRule="auto"/>
          </w:pPr>
        </w:pPrChange>
      </w:pPr>
      <w:proofErr w:type="spellStart"/>
      <w:ins w:id="269" w:author="Prerana Kulkarni" w:date="2024-03-30T09:16:00Z" w16du:dateUtc="2024-03-30T03:46:00Z">
        <w:r w:rsidRPr="003879F7">
          <w:rPr>
            <w:rFonts w:ascii="Consolas" w:eastAsia="Times New Roman" w:hAnsi="Consolas" w:cs="Times New Roman"/>
            <w:sz w:val="20"/>
            <w:szCs w:val="20"/>
            <w:lang w:val="en-IN"/>
          </w:rPr>
          <w:t>imshow</w:t>
        </w:r>
        <w:proofErr w:type="spellEnd"/>
        <w:r w:rsidRPr="003879F7">
          <w:rPr>
            <w:rFonts w:ascii="Consolas" w:eastAsia="Times New Roman" w:hAnsi="Consolas" w:cs="Times New Roman"/>
            <w:sz w:val="20"/>
            <w:szCs w:val="20"/>
            <w:lang w:val="en-IN"/>
          </w:rPr>
          <w:t>(image);</w:t>
        </w:r>
      </w:ins>
    </w:p>
    <w:p w14:paraId="791A2B00" w14:textId="77777777" w:rsidR="003879F7" w:rsidRPr="003879F7" w:rsidRDefault="003879F7">
      <w:pPr>
        <w:spacing w:line="240" w:lineRule="auto"/>
        <w:ind w:left="1440"/>
        <w:rPr>
          <w:ins w:id="270" w:author="Prerana Kulkarni" w:date="2024-03-30T09:16:00Z" w16du:dateUtc="2024-03-30T03:46:00Z"/>
          <w:rFonts w:ascii="Consolas" w:eastAsia="Times New Roman" w:hAnsi="Consolas" w:cs="Times New Roman"/>
          <w:sz w:val="20"/>
          <w:szCs w:val="20"/>
          <w:lang w:val="en-IN"/>
        </w:rPr>
        <w:pPrChange w:id="271" w:author="Prerana Kulkarni" w:date="2024-03-30T09:16:00Z" w16du:dateUtc="2024-03-30T03:46:00Z">
          <w:pPr>
            <w:spacing w:line="240" w:lineRule="auto"/>
          </w:pPr>
        </w:pPrChange>
      </w:pPr>
      <w:proofErr w:type="gramStart"/>
      <w:ins w:id="272" w:author="Prerana Kulkarni" w:date="2024-03-30T09:16:00Z" w16du:dateUtc="2024-03-30T03:46:00Z">
        <w:r w:rsidRPr="003879F7">
          <w:rPr>
            <w:rFonts w:ascii="Consolas" w:eastAsia="Times New Roman" w:hAnsi="Consolas" w:cs="Times New Roman"/>
            <w:sz w:val="20"/>
            <w:szCs w:val="20"/>
            <w:lang w:val="en-IN"/>
          </w:rPr>
          <w:t>title(</w:t>
        </w:r>
        <w:proofErr w:type="gramEnd"/>
        <w:r w:rsidRPr="003879F7">
          <w:rPr>
            <w:rFonts w:ascii="Consolas" w:eastAsia="Times New Roman" w:hAnsi="Consolas" w:cs="Times New Roman"/>
            <w:color w:val="A709F5"/>
            <w:sz w:val="20"/>
            <w:szCs w:val="20"/>
            <w:lang w:val="en-IN"/>
          </w:rPr>
          <w:t>'Original Image'</w:t>
        </w:r>
        <w:r w:rsidRPr="003879F7">
          <w:rPr>
            <w:rFonts w:ascii="Consolas" w:eastAsia="Times New Roman" w:hAnsi="Consolas" w:cs="Times New Roman"/>
            <w:sz w:val="20"/>
            <w:szCs w:val="20"/>
            <w:lang w:val="en-IN"/>
          </w:rPr>
          <w:t>);</w:t>
        </w:r>
      </w:ins>
    </w:p>
    <w:p w14:paraId="7BF09A54" w14:textId="77777777" w:rsidR="003879F7" w:rsidRPr="003879F7" w:rsidRDefault="003879F7">
      <w:pPr>
        <w:spacing w:line="240" w:lineRule="auto"/>
        <w:ind w:left="1440"/>
        <w:rPr>
          <w:ins w:id="273" w:author="Prerana Kulkarni" w:date="2024-03-30T09:16:00Z" w16du:dateUtc="2024-03-30T03:46:00Z"/>
          <w:rFonts w:ascii="Consolas" w:eastAsia="Times New Roman" w:hAnsi="Consolas" w:cs="Times New Roman"/>
          <w:sz w:val="20"/>
          <w:szCs w:val="20"/>
          <w:lang w:val="en-IN"/>
        </w:rPr>
        <w:pPrChange w:id="274" w:author="Prerana Kulkarni" w:date="2024-03-30T09:16:00Z" w16du:dateUtc="2024-03-30T03:46:00Z">
          <w:pPr>
            <w:spacing w:line="240" w:lineRule="auto"/>
          </w:pPr>
        </w:pPrChange>
      </w:pPr>
      <w:proofErr w:type="gramStart"/>
      <w:ins w:id="275" w:author="Prerana Kulkarni" w:date="2024-03-30T09:16:00Z" w16du:dateUtc="2024-03-30T03:46:00Z">
        <w:r w:rsidRPr="003879F7">
          <w:rPr>
            <w:rFonts w:ascii="Consolas" w:eastAsia="Times New Roman" w:hAnsi="Consolas" w:cs="Times New Roman"/>
            <w:sz w:val="20"/>
            <w:szCs w:val="20"/>
            <w:lang w:val="en-IN"/>
          </w:rPr>
          <w:t>subplot(</w:t>
        </w:r>
        <w:proofErr w:type="gramEnd"/>
        <w:r w:rsidRPr="003879F7">
          <w:rPr>
            <w:rFonts w:ascii="Consolas" w:eastAsia="Times New Roman" w:hAnsi="Consolas" w:cs="Times New Roman"/>
            <w:sz w:val="20"/>
            <w:szCs w:val="20"/>
            <w:lang w:val="en-IN"/>
          </w:rPr>
          <w:t>1, 2, 2);</w:t>
        </w:r>
      </w:ins>
    </w:p>
    <w:p w14:paraId="585D9382" w14:textId="77777777" w:rsidR="003879F7" w:rsidRPr="003879F7" w:rsidRDefault="003879F7">
      <w:pPr>
        <w:spacing w:line="240" w:lineRule="auto"/>
        <w:ind w:left="1440"/>
        <w:rPr>
          <w:ins w:id="276" w:author="Prerana Kulkarni" w:date="2024-03-30T09:16:00Z" w16du:dateUtc="2024-03-30T03:46:00Z"/>
          <w:rFonts w:ascii="Consolas" w:eastAsia="Times New Roman" w:hAnsi="Consolas" w:cs="Times New Roman"/>
          <w:sz w:val="20"/>
          <w:szCs w:val="20"/>
          <w:lang w:val="en-IN"/>
        </w:rPr>
        <w:pPrChange w:id="277" w:author="Prerana Kulkarni" w:date="2024-03-30T09:16:00Z" w16du:dateUtc="2024-03-30T03:46:00Z">
          <w:pPr>
            <w:spacing w:line="240" w:lineRule="auto"/>
          </w:pPr>
        </w:pPrChange>
      </w:pPr>
      <w:proofErr w:type="spellStart"/>
      <w:proofErr w:type="gramStart"/>
      <w:ins w:id="278" w:author="Prerana Kulkarni" w:date="2024-03-30T09:16:00Z" w16du:dateUtc="2024-03-30T03:46:00Z">
        <w:r w:rsidRPr="003879F7">
          <w:rPr>
            <w:rFonts w:ascii="Consolas" w:eastAsia="Times New Roman" w:hAnsi="Consolas" w:cs="Times New Roman"/>
            <w:sz w:val="20"/>
            <w:szCs w:val="20"/>
            <w:lang w:val="en-IN"/>
          </w:rPr>
          <w:t>imshow</w:t>
        </w:r>
        <w:proofErr w:type="spellEnd"/>
        <w:r w:rsidRPr="003879F7">
          <w:rPr>
            <w:rFonts w:ascii="Consolas" w:eastAsia="Times New Roman" w:hAnsi="Consolas" w:cs="Times New Roman"/>
            <w:sz w:val="20"/>
            <w:szCs w:val="20"/>
            <w:lang w:val="en-IN"/>
          </w:rPr>
          <w:t>(</w:t>
        </w:r>
        <w:proofErr w:type="spellStart"/>
        <w:proofErr w:type="gramEnd"/>
        <w:r w:rsidRPr="003879F7">
          <w:rPr>
            <w:rFonts w:ascii="Consolas" w:eastAsia="Times New Roman" w:hAnsi="Consolas" w:cs="Times New Roman"/>
            <w:sz w:val="20"/>
            <w:szCs w:val="20"/>
            <w:lang w:val="en-IN"/>
          </w:rPr>
          <w:t>topHatImage</w:t>
        </w:r>
        <w:proofErr w:type="spellEnd"/>
        <w:r w:rsidRPr="003879F7">
          <w:rPr>
            <w:rFonts w:ascii="Consolas" w:eastAsia="Times New Roman" w:hAnsi="Consolas" w:cs="Times New Roman"/>
            <w:sz w:val="20"/>
            <w:szCs w:val="20"/>
            <w:lang w:val="en-IN"/>
          </w:rPr>
          <w:t xml:space="preserve">, [ ]); </w:t>
        </w:r>
      </w:ins>
    </w:p>
    <w:p w14:paraId="18F0B9F8" w14:textId="77777777" w:rsidR="003879F7" w:rsidRDefault="003879F7" w:rsidP="003879F7">
      <w:pPr>
        <w:spacing w:line="240" w:lineRule="auto"/>
        <w:ind w:left="1440"/>
        <w:rPr>
          <w:ins w:id="279" w:author="Prerana Kulkarni" w:date="2024-03-30T09:16:00Z" w16du:dateUtc="2024-03-30T03:46:00Z"/>
          <w:rFonts w:ascii="Consolas" w:eastAsia="Times New Roman" w:hAnsi="Consolas" w:cs="Times New Roman"/>
          <w:sz w:val="20"/>
          <w:szCs w:val="20"/>
          <w:lang w:val="en-IN"/>
        </w:rPr>
      </w:pPr>
      <w:proofErr w:type="gramStart"/>
      <w:ins w:id="280" w:author="Prerana Kulkarni" w:date="2024-03-30T09:16:00Z" w16du:dateUtc="2024-03-30T03:46:00Z">
        <w:r w:rsidRPr="003879F7">
          <w:rPr>
            <w:rFonts w:ascii="Consolas" w:eastAsia="Times New Roman" w:hAnsi="Consolas" w:cs="Times New Roman"/>
            <w:sz w:val="20"/>
            <w:szCs w:val="20"/>
            <w:lang w:val="en-IN"/>
          </w:rPr>
          <w:t>title(</w:t>
        </w:r>
        <w:proofErr w:type="gramEnd"/>
        <w:r w:rsidRPr="003879F7">
          <w:rPr>
            <w:rFonts w:ascii="Consolas" w:eastAsia="Times New Roman" w:hAnsi="Consolas" w:cs="Times New Roman"/>
            <w:color w:val="A709F5"/>
            <w:sz w:val="20"/>
            <w:szCs w:val="20"/>
            <w:lang w:val="en-IN"/>
          </w:rPr>
          <w:t>'Top-hat Transformed Image'</w:t>
        </w:r>
        <w:r w:rsidRPr="003879F7">
          <w:rPr>
            <w:rFonts w:ascii="Consolas" w:eastAsia="Times New Roman" w:hAnsi="Consolas" w:cs="Times New Roman"/>
            <w:sz w:val="20"/>
            <w:szCs w:val="20"/>
            <w:lang w:val="en-IN"/>
          </w:rPr>
          <w:t>);</w:t>
        </w:r>
      </w:ins>
    </w:p>
    <w:p w14:paraId="660CBE6E" w14:textId="77777777" w:rsidR="003879F7" w:rsidRDefault="003879F7" w:rsidP="003879F7">
      <w:pPr>
        <w:spacing w:line="240" w:lineRule="auto"/>
        <w:ind w:left="1440"/>
        <w:rPr>
          <w:ins w:id="281" w:author="Prerana Kulkarni" w:date="2024-03-30T09:16:00Z" w16du:dateUtc="2024-03-30T03:46:00Z"/>
          <w:rFonts w:ascii="Consolas" w:eastAsia="Times New Roman" w:hAnsi="Consolas" w:cs="Times New Roman"/>
          <w:sz w:val="20"/>
          <w:szCs w:val="20"/>
          <w:lang w:val="en-IN"/>
        </w:rPr>
      </w:pPr>
    </w:p>
    <w:p w14:paraId="00DA9B19" w14:textId="19DE2C7B" w:rsidR="003879F7" w:rsidRPr="003879F7" w:rsidRDefault="00BE1ACF">
      <w:pPr>
        <w:spacing w:line="240" w:lineRule="auto"/>
        <w:ind w:left="1440"/>
        <w:rPr>
          <w:ins w:id="282" w:author="Prerana Kulkarni" w:date="2024-03-30T09:16:00Z" w16du:dateUtc="2024-03-30T03:46:00Z"/>
          <w:rFonts w:ascii="Consolas" w:eastAsia="Times New Roman" w:hAnsi="Consolas" w:cs="Times New Roman"/>
          <w:sz w:val="20"/>
          <w:szCs w:val="20"/>
          <w:lang w:val="en-IN"/>
        </w:rPr>
        <w:pPrChange w:id="283" w:author="Prerana Kulkarni" w:date="2024-03-30T09:16:00Z" w16du:dateUtc="2024-03-30T03:46:00Z">
          <w:pPr>
            <w:spacing w:line="240" w:lineRule="auto"/>
          </w:pPr>
        </w:pPrChange>
      </w:pPr>
      <w:ins w:id="284" w:author="Prerana Kulkarni" w:date="2024-03-30T09:16:00Z" w16du:dateUtc="2024-03-30T03:46:00Z">
        <w:r>
          <w:rPr>
            <w:noProof/>
            <w:color w:val="000000"/>
            <w:bdr w:val="none" w:sz="0" w:space="0" w:color="auto" w:frame="1"/>
          </w:rPr>
          <w:lastRenderedPageBreak/>
          <w:drawing>
            <wp:inline distT="0" distB="0" distL="0" distR="0" wp14:anchorId="35972F02" wp14:editId="2B91F7DA">
              <wp:extent cx="4718050" cy="2355850"/>
              <wp:effectExtent l="0" t="0" r="6350" b="6350"/>
              <wp:docPr id="1106940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8050" cy="2355850"/>
                      </a:xfrm>
                      <a:prstGeom prst="rect">
                        <a:avLst/>
                      </a:prstGeom>
                      <a:noFill/>
                      <a:ln>
                        <a:noFill/>
                      </a:ln>
                    </pic:spPr>
                  </pic:pic>
                </a:graphicData>
              </a:graphic>
            </wp:inline>
          </w:drawing>
        </w:r>
      </w:ins>
    </w:p>
    <w:p w14:paraId="661B2D77" w14:textId="77777777" w:rsidR="003879F7" w:rsidRPr="003879F7" w:rsidRDefault="003879F7" w:rsidP="003879F7">
      <w:pPr>
        <w:spacing w:line="240" w:lineRule="auto"/>
        <w:rPr>
          <w:ins w:id="285" w:author="Prerana Kulkarni" w:date="2024-03-30T09:16:00Z" w16du:dateUtc="2024-03-30T03:46:00Z"/>
          <w:rFonts w:ascii="Consolas" w:eastAsia="Times New Roman" w:hAnsi="Consolas" w:cs="Times New Roman"/>
          <w:sz w:val="20"/>
          <w:szCs w:val="20"/>
          <w:lang w:val="en-IN"/>
        </w:rPr>
      </w:pPr>
    </w:p>
    <w:p w14:paraId="35332F0F" w14:textId="3BAC2E49" w:rsidR="003879F7" w:rsidRDefault="003879F7">
      <w:pPr>
        <w:pPrChange w:id="286" w:author="Prerana Kulkarni" w:date="2024-03-30T09:16:00Z" w16du:dateUtc="2024-03-30T03:46:00Z">
          <w:pPr>
            <w:ind w:left="1440"/>
          </w:pPr>
        </w:pPrChange>
      </w:pPr>
    </w:p>
    <w:p w14:paraId="2E93BB8D" w14:textId="77777777" w:rsidR="001D3F63" w:rsidRDefault="003E0CE5">
      <w:pPr>
        <w:numPr>
          <w:ilvl w:val="1"/>
          <w:numId w:val="1"/>
        </w:numPr>
        <w:rPr>
          <w:ins w:id="287" w:author="Prerana Kulkarni" w:date="2024-03-30T09:17:00Z" w16du:dateUtc="2024-03-30T03:47:00Z"/>
        </w:rPr>
      </w:pPr>
      <w:r>
        <w:t>Perform Black-hat transform on the Cali.png and observe results.</w:t>
      </w:r>
      <w:r>
        <w:rPr>
          <w:noProof/>
        </w:rPr>
        <w:drawing>
          <wp:inline distT="114300" distB="114300" distL="114300" distR="114300" wp14:anchorId="2E93BBCD" wp14:editId="2E93BBCE">
            <wp:extent cx="4286250" cy="28194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4286250" cy="2819400"/>
                    </a:xfrm>
                    <a:prstGeom prst="rect">
                      <a:avLst/>
                    </a:prstGeom>
                    <a:ln/>
                  </pic:spPr>
                </pic:pic>
              </a:graphicData>
            </a:graphic>
          </wp:inline>
        </w:drawing>
      </w:r>
    </w:p>
    <w:p w14:paraId="5BE7AB85" w14:textId="77777777" w:rsidR="00BE1ACF" w:rsidRDefault="00BE1ACF" w:rsidP="00BE1ACF">
      <w:pPr>
        <w:rPr>
          <w:ins w:id="288" w:author="Prerana Kulkarni" w:date="2024-03-30T09:17:00Z" w16du:dateUtc="2024-03-30T03:47:00Z"/>
        </w:rPr>
      </w:pPr>
    </w:p>
    <w:p w14:paraId="5C2894E3" w14:textId="77777777" w:rsidR="00BE1ACF" w:rsidRPr="00BE1ACF" w:rsidRDefault="00BE1ACF">
      <w:pPr>
        <w:spacing w:line="240" w:lineRule="auto"/>
        <w:ind w:left="1440"/>
        <w:rPr>
          <w:ins w:id="289" w:author="Prerana Kulkarni" w:date="2024-03-30T09:17:00Z" w16du:dateUtc="2024-03-30T03:47:00Z"/>
          <w:rFonts w:ascii="Consolas" w:eastAsia="Times New Roman" w:hAnsi="Consolas" w:cs="Times New Roman"/>
          <w:sz w:val="20"/>
          <w:szCs w:val="20"/>
          <w:lang w:val="en-IN"/>
        </w:rPr>
        <w:pPrChange w:id="290" w:author="Prerana Kulkarni" w:date="2024-03-30T09:17:00Z" w16du:dateUtc="2024-03-30T03:47:00Z">
          <w:pPr>
            <w:spacing w:line="240" w:lineRule="auto"/>
          </w:pPr>
        </w:pPrChange>
      </w:pPr>
      <w:proofErr w:type="spellStart"/>
      <w:ins w:id="291" w:author="Prerana Kulkarni" w:date="2024-03-30T09:17:00Z" w16du:dateUtc="2024-03-30T03:47:00Z">
        <w:r w:rsidRPr="00BE1ACF">
          <w:rPr>
            <w:rFonts w:ascii="Consolas" w:eastAsia="Times New Roman" w:hAnsi="Consolas" w:cs="Times New Roman"/>
            <w:sz w:val="20"/>
            <w:szCs w:val="20"/>
            <w:lang w:val="en-IN"/>
          </w:rPr>
          <w:t>originalImage</w:t>
        </w:r>
        <w:proofErr w:type="spellEnd"/>
        <w:r w:rsidRPr="00BE1ACF">
          <w:rPr>
            <w:rFonts w:ascii="Consolas" w:eastAsia="Times New Roman" w:hAnsi="Consolas" w:cs="Times New Roman"/>
            <w:sz w:val="20"/>
            <w:szCs w:val="20"/>
            <w:lang w:val="en-IN"/>
          </w:rPr>
          <w:t xml:space="preserve"> = </w:t>
        </w:r>
        <w:proofErr w:type="spellStart"/>
        <w:r w:rsidRPr="00BE1ACF">
          <w:rPr>
            <w:rFonts w:ascii="Consolas" w:eastAsia="Times New Roman" w:hAnsi="Consolas" w:cs="Times New Roman"/>
            <w:sz w:val="20"/>
            <w:szCs w:val="20"/>
            <w:lang w:val="en-IN"/>
          </w:rPr>
          <w:t>imread</w:t>
        </w:r>
        <w:proofErr w:type="spellEnd"/>
        <w:r w:rsidRPr="00BE1ACF">
          <w:rPr>
            <w:rFonts w:ascii="Consolas" w:eastAsia="Times New Roman" w:hAnsi="Consolas" w:cs="Times New Roman"/>
            <w:sz w:val="20"/>
            <w:szCs w:val="20"/>
            <w:lang w:val="en-IN"/>
          </w:rPr>
          <w:t>(</w:t>
        </w:r>
        <w:r w:rsidRPr="00BE1ACF">
          <w:rPr>
            <w:rFonts w:ascii="Consolas" w:eastAsia="Times New Roman" w:hAnsi="Consolas" w:cs="Times New Roman"/>
            <w:color w:val="A709F5"/>
            <w:sz w:val="20"/>
            <w:szCs w:val="20"/>
            <w:lang w:val="en-IN"/>
          </w:rPr>
          <w:t>'Cali.png'</w:t>
        </w:r>
        <w:r w:rsidRPr="00BE1ACF">
          <w:rPr>
            <w:rFonts w:ascii="Consolas" w:eastAsia="Times New Roman" w:hAnsi="Consolas" w:cs="Times New Roman"/>
            <w:sz w:val="20"/>
            <w:szCs w:val="20"/>
            <w:lang w:val="en-IN"/>
          </w:rPr>
          <w:t>);</w:t>
        </w:r>
      </w:ins>
    </w:p>
    <w:p w14:paraId="1BE4A48E" w14:textId="77777777" w:rsidR="00BE1ACF" w:rsidRPr="00BE1ACF" w:rsidRDefault="00BE1ACF">
      <w:pPr>
        <w:spacing w:line="240" w:lineRule="auto"/>
        <w:ind w:left="1440"/>
        <w:rPr>
          <w:ins w:id="292" w:author="Prerana Kulkarni" w:date="2024-03-30T09:17:00Z" w16du:dateUtc="2024-03-30T03:47:00Z"/>
          <w:rFonts w:ascii="Consolas" w:eastAsia="Times New Roman" w:hAnsi="Consolas" w:cs="Times New Roman"/>
          <w:sz w:val="20"/>
          <w:szCs w:val="20"/>
          <w:lang w:val="en-IN"/>
        </w:rPr>
        <w:pPrChange w:id="293" w:author="Prerana Kulkarni" w:date="2024-03-30T09:17:00Z" w16du:dateUtc="2024-03-30T03:47:00Z">
          <w:pPr>
            <w:spacing w:line="240" w:lineRule="auto"/>
          </w:pPr>
        </w:pPrChange>
      </w:pPr>
      <w:proofErr w:type="spellStart"/>
      <w:ins w:id="294" w:author="Prerana Kulkarni" w:date="2024-03-30T09:17:00Z" w16du:dateUtc="2024-03-30T03:47:00Z">
        <w:r w:rsidRPr="00BE1ACF">
          <w:rPr>
            <w:rFonts w:ascii="Consolas" w:eastAsia="Times New Roman" w:hAnsi="Consolas" w:cs="Times New Roman"/>
            <w:sz w:val="20"/>
            <w:szCs w:val="20"/>
            <w:lang w:val="en-IN"/>
          </w:rPr>
          <w:t>grayImage</w:t>
        </w:r>
        <w:proofErr w:type="spellEnd"/>
        <w:r w:rsidRPr="00BE1ACF">
          <w:rPr>
            <w:rFonts w:ascii="Consolas" w:eastAsia="Times New Roman" w:hAnsi="Consolas" w:cs="Times New Roman"/>
            <w:sz w:val="20"/>
            <w:szCs w:val="20"/>
            <w:lang w:val="en-IN"/>
          </w:rPr>
          <w:t xml:space="preserve"> = rgb2gray(</w:t>
        </w:r>
        <w:proofErr w:type="spellStart"/>
        <w:r w:rsidRPr="00BE1ACF">
          <w:rPr>
            <w:rFonts w:ascii="Consolas" w:eastAsia="Times New Roman" w:hAnsi="Consolas" w:cs="Times New Roman"/>
            <w:sz w:val="20"/>
            <w:szCs w:val="20"/>
            <w:lang w:val="en-IN"/>
          </w:rPr>
          <w:t>originalImage</w:t>
        </w:r>
        <w:proofErr w:type="spellEnd"/>
        <w:r w:rsidRPr="00BE1ACF">
          <w:rPr>
            <w:rFonts w:ascii="Consolas" w:eastAsia="Times New Roman" w:hAnsi="Consolas" w:cs="Times New Roman"/>
            <w:sz w:val="20"/>
            <w:szCs w:val="20"/>
            <w:lang w:val="en-IN"/>
          </w:rPr>
          <w:t>);</w:t>
        </w:r>
      </w:ins>
    </w:p>
    <w:p w14:paraId="2D899821" w14:textId="77777777" w:rsidR="00BE1ACF" w:rsidRPr="00BE1ACF" w:rsidRDefault="00BE1ACF">
      <w:pPr>
        <w:spacing w:line="240" w:lineRule="auto"/>
        <w:ind w:left="1440"/>
        <w:rPr>
          <w:ins w:id="295" w:author="Prerana Kulkarni" w:date="2024-03-30T09:17:00Z" w16du:dateUtc="2024-03-30T03:47:00Z"/>
          <w:rFonts w:ascii="Consolas" w:eastAsia="Times New Roman" w:hAnsi="Consolas" w:cs="Times New Roman"/>
          <w:sz w:val="20"/>
          <w:szCs w:val="20"/>
          <w:lang w:val="en-IN"/>
        </w:rPr>
        <w:pPrChange w:id="296" w:author="Prerana Kulkarni" w:date="2024-03-30T09:17:00Z" w16du:dateUtc="2024-03-30T03:47:00Z">
          <w:pPr>
            <w:spacing w:line="240" w:lineRule="auto"/>
          </w:pPr>
        </w:pPrChange>
      </w:pPr>
      <w:proofErr w:type="spellStart"/>
      <w:ins w:id="297" w:author="Prerana Kulkarni" w:date="2024-03-30T09:17:00Z" w16du:dateUtc="2024-03-30T03:47:00Z">
        <w:r w:rsidRPr="00BE1ACF">
          <w:rPr>
            <w:rFonts w:ascii="Consolas" w:eastAsia="Times New Roman" w:hAnsi="Consolas" w:cs="Times New Roman"/>
            <w:sz w:val="20"/>
            <w:szCs w:val="20"/>
            <w:lang w:val="en-IN"/>
          </w:rPr>
          <w:t>kernelSize</w:t>
        </w:r>
        <w:proofErr w:type="spellEnd"/>
        <w:r w:rsidRPr="00BE1ACF">
          <w:rPr>
            <w:rFonts w:ascii="Consolas" w:eastAsia="Times New Roman" w:hAnsi="Consolas" w:cs="Times New Roman"/>
            <w:sz w:val="20"/>
            <w:szCs w:val="20"/>
            <w:lang w:val="en-IN"/>
          </w:rPr>
          <w:t xml:space="preserve"> = 15; </w:t>
        </w:r>
        <w:r w:rsidRPr="00BE1ACF">
          <w:rPr>
            <w:rFonts w:ascii="Consolas" w:eastAsia="Times New Roman" w:hAnsi="Consolas" w:cs="Times New Roman"/>
            <w:color w:val="008013"/>
            <w:sz w:val="20"/>
            <w:szCs w:val="20"/>
            <w:lang w:val="en-IN"/>
          </w:rPr>
          <w:t>% You can vary this to see different results</w:t>
        </w:r>
      </w:ins>
    </w:p>
    <w:p w14:paraId="129DFAD7" w14:textId="77777777" w:rsidR="00BE1ACF" w:rsidRPr="00BE1ACF" w:rsidRDefault="00BE1ACF">
      <w:pPr>
        <w:spacing w:line="240" w:lineRule="auto"/>
        <w:ind w:left="1440"/>
        <w:rPr>
          <w:ins w:id="298" w:author="Prerana Kulkarni" w:date="2024-03-30T09:17:00Z" w16du:dateUtc="2024-03-30T03:47:00Z"/>
          <w:rFonts w:ascii="Consolas" w:eastAsia="Times New Roman" w:hAnsi="Consolas" w:cs="Times New Roman"/>
          <w:sz w:val="20"/>
          <w:szCs w:val="20"/>
          <w:lang w:val="en-IN"/>
        </w:rPr>
        <w:pPrChange w:id="299" w:author="Prerana Kulkarni" w:date="2024-03-30T09:17:00Z" w16du:dateUtc="2024-03-30T03:47:00Z">
          <w:pPr>
            <w:spacing w:line="240" w:lineRule="auto"/>
          </w:pPr>
        </w:pPrChange>
      </w:pPr>
      <w:ins w:id="300" w:author="Prerana Kulkarni" w:date="2024-03-30T09:17:00Z" w16du:dateUtc="2024-03-30T03:47:00Z">
        <w:r w:rsidRPr="00BE1ACF">
          <w:rPr>
            <w:rFonts w:ascii="Consolas" w:eastAsia="Times New Roman" w:hAnsi="Consolas" w:cs="Times New Roman"/>
            <w:sz w:val="20"/>
            <w:szCs w:val="20"/>
            <w:lang w:val="en-IN"/>
          </w:rPr>
          <w:t xml:space="preserve">se = </w:t>
        </w:r>
        <w:proofErr w:type="spellStart"/>
        <w:proofErr w:type="gramStart"/>
        <w:r w:rsidRPr="00BE1ACF">
          <w:rPr>
            <w:rFonts w:ascii="Consolas" w:eastAsia="Times New Roman" w:hAnsi="Consolas" w:cs="Times New Roman"/>
            <w:sz w:val="20"/>
            <w:szCs w:val="20"/>
            <w:lang w:val="en-IN"/>
          </w:rPr>
          <w:t>strel</w:t>
        </w:r>
        <w:proofErr w:type="spellEnd"/>
        <w:r w:rsidRPr="00BE1ACF">
          <w:rPr>
            <w:rFonts w:ascii="Consolas" w:eastAsia="Times New Roman" w:hAnsi="Consolas" w:cs="Times New Roman"/>
            <w:sz w:val="20"/>
            <w:szCs w:val="20"/>
            <w:lang w:val="en-IN"/>
          </w:rPr>
          <w:t>(</w:t>
        </w:r>
        <w:proofErr w:type="gramEnd"/>
        <w:r w:rsidRPr="00BE1ACF">
          <w:rPr>
            <w:rFonts w:ascii="Consolas" w:eastAsia="Times New Roman" w:hAnsi="Consolas" w:cs="Times New Roman"/>
            <w:color w:val="A709F5"/>
            <w:sz w:val="20"/>
            <w:szCs w:val="20"/>
            <w:lang w:val="en-IN"/>
          </w:rPr>
          <w:t>'rectangle'</w:t>
        </w:r>
        <w:r w:rsidRPr="00BE1ACF">
          <w:rPr>
            <w:rFonts w:ascii="Consolas" w:eastAsia="Times New Roman" w:hAnsi="Consolas" w:cs="Times New Roman"/>
            <w:sz w:val="20"/>
            <w:szCs w:val="20"/>
            <w:lang w:val="en-IN"/>
          </w:rPr>
          <w:t>, [</w:t>
        </w:r>
        <w:proofErr w:type="spellStart"/>
        <w:r w:rsidRPr="00BE1ACF">
          <w:rPr>
            <w:rFonts w:ascii="Consolas" w:eastAsia="Times New Roman" w:hAnsi="Consolas" w:cs="Times New Roman"/>
            <w:sz w:val="20"/>
            <w:szCs w:val="20"/>
            <w:lang w:val="en-IN"/>
          </w:rPr>
          <w:t>kernelSize</w:t>
        </w:r>
        <w:proofErr w:type="spellEnd"/>
        <w:r w:rsidRPr="00BE1ACF">
          <w:rPr>
            <w:rFonts w:ascii="Consolas" w:eastAsia="Times New Roman" w:hAnsi="Consolas" w:cs="Times New Roman"/>
            <w:sz w:val="20"/>
            <w:szCs w:val="20"/>
            <w:lang w:val="en-IN"/>
          </w:rPr>
          <w:t xml:space="preserve">, </w:t>
        </w:r>
        <w:proofErr w:type="spellStart"/>
        <w:r w:rsidRPr="00BE1ACF">
          <w:rPr>
            <w:rFonts w:ascii="Consolas" w:eastAsia="Times New Roman" w:hAnsi="Consolas" w:cs="Times New Roman"/>
            <w:sz w:val="20"/>
            <w:szCs w:val="20"/>
            <w:lang w:val="en-IN"/>
          </w:rPr>
          <w:t>kernelSize</w:t>
        </w:r>
        <w:proofErr w:type="spellEnd"/>
        <w:r w:rsidRPr="00BE1ACF">
          <w:rPr>
            <w:rFonts w:ascii="Consolas" w:eastAsia="Times New Roman" w:hAnsi="Consolas" w:cs="Times New Roman"/>
            <w:sz w:val="20"/>
            <w:szCs w:val="20"/>
            <w:lang w:val="en-IN"/>
          </w:rPr>
          <w:t>]);</w:t>
        </w:r>
      </w:ins>
    </w:p>
    <w:p w14:paraId="51ACBD35" w14:textId="77777777" w:rsidR="00BE1ACF" w:rsidRPr="00BE1ACF" w:rsidRDefault="00BE1ACF">
      <w:pPr>
        <w:spacing w:line="240" w:lineRule="auto"/>
        <w:ind w:left="1440"/>
        <w:rPr>
          <w:ins w:id="301" w:author="Prerana Kulkarni" w:date="2024-03-30T09:17:00Z" w16du:dateUtc="2024-03-30T03:47:00Z"/>
          <w:rFonts w:ascii="Consolas" w:eastAsia="Times New Roman" w:hAnsi="Consolas" w:cs="Times New Roman"/>
          <w:sz w:val="20"/>
          <w:szCs w:val="20"/>
          <w:lang w:val="en-IN"/>
        </w:rPr>
        <w:pPrChange w:id="302" w:author="Prerana Kulkarni" w:date="2024-03-30T09:17:00Z" w16du:dateUtc="2024-03-30T03:47:00Z">
          <w:pPr>
            <w:spacing w:line="240" w:lineRule="auto"/>
          </w:pPr>
        </w:pPrChange>
      </w:pPr>
      <w:proofErr w:type="spellStart"/>
      <w:ins w:id="303" w:author="Prerana Kulkarni" w:date="2024-03-30T09:17:00Z" w16du:dateUtc="2024-03-30T03:47:00Z">
        <w:r w:rsidRPr="00BE1ACF">
          <w:rPr>
            <w:rFonts w:ascii="Consolas" w:eastAsia="Times New Roman" w:hAnsi="Consolas" w:cs="Times New Roman"/>
            <w:sz w:val="20"/>
            <w:szCs w:val="20"/>
            <w:lang w:val="en-IN"/>
          </w:rPr>
          <w:t>blackhatImage</w:t>
        </w:r>
        <w:proofErr w:type="spellEnd"/>
        <w:r w:rsidRPr="00BE1ACF">
          <w:rPr>
            <w:rFonts w:ascii="Consolas" w:eastAsia="Times New Roman" w:hAnsi="Consolas" w:cs="Times New Roman"/>
            <w:sz w:val="20"/>
            <w:szCs w:val="20"/>
            <w:lang w:val="en-IN"/>
          </w:rPr>
          <w:t xml:space="preserve"> = </w:t>
        </w:r>
        <w:proofErr w:type="spellStart"/>
        <w:proofErr w:type="gramStart"/>
        <w:r w:rsidRPr="00BE1ACF">
          <w:rPr>
            <w:rFonts w:ascii="Consolas" w:eastAsia="Times New Roman" w:hAnsi="Consolas" w:cs="Times New Roman"/>
            <w:sz w:val="20"/>
            <w:szCs w:val="20"/>
            <w:lang w:val="en-IN"/>
          </w:rPr>
          <w:t>imbothat</w:t>
        </w:r>
        <w:proofErr w:type="spellEnd"/>
        <w:r w:rsidRPr="00BE1ACF">
          <w:rPr>
            <w:rFonts w:ascii="Consolas" w:eastAsia="Times New Roman" w:hAnsi="Consolas" w:cs="Times New Roman"/>
            <w:sz w:val="20"/>
            <w:szCs w:val="20"/>
            <w:lang w:val="en-IN"/>
          </w:rPr>
          <w:t>(</w:t>
        </w:r>
        <w:proofErr w:type="spellStart"/>
        <w:proofErr w:type="gramEnd"/>
        <w:r w:rsidRPr="00BE1ACF">
          <w:rPr>
            <w:rFonts w:ascii="Consolas" w:eastAsia="Times New Roman" w:hAnsi="Consolas" w:cs="Times New Roman"/>
            <w:sz w:val="20"/>
            <w:szCs w:val="20"/>
            <w:lang w:val="en-IN"/>
          </w:rPr>
          <w:t>grayImage</w:t>
        </w:r>
        <w:proofErr w:type="spellEnd"/>
        <w:r w:rsidRPr="00BE1ACF">
          <w:rPr>
            <w:rFonts w:ascii="Consolas" w:eastAsia="Times New Roman" w:hAnsi="Consolas" w:cs="Times New Roman"/>
            <w:sz w:val="20"/>
            <w:szCs w:val="20"/>
            <w:lang w:val="en-IN"/>
          </w:rPr>
          <w:t>, se);</w:t>
        </w:r>
      </w:ins>
    </w:p>
    <w:p w14:paraId="6AE36F72" w14:textId="77777777" w:rsidR="00BE1ACF" w:rsidRPr="00BE1ACF" w:rsidRDefault="00BE1ACF">
      <w:pPr>
        <w:spacing w:line="240" w:lineRule="auto"/>
        <w:ind w:left="1440"/>
        <w:rPr>
          <w:ins w:id="304" w:author="Prerana Kulkarni" w:date="2024-03-30T09:17:00Z" w16du:dateUtc="2024-03-30T03:47:00Z"/>
          <w:rFonts w:ascii="Consolas" w:eastAsia="Times New Roman" w:hAnsi="Consolas" w:cs="Times New Roman"/>
          <w:sz w:val="20"/>
          <w:szCs w:val="20"/>
          <w:lang w:val="en-IN"/>
        </w:rPr>
        <w:pPrChange w:id="305" w:author="Prerana Kulkarni" w:date="2024-03-30T09:17:00Z" w16du:dateUtc="2024-03-30T03:47:00Z">
          <w:pPr>
            <w:spacing w:line="240" w:lineRule="auto"/>
          </w:pPr>
        </w:pPrChange>
      </w:pPr>
      <w:proofErr w:type="gramStart"/>
      <w:ins w:id="306" w:author="Prerana Kulkarni" w:date="2024-03-30T09:17:00Z" w16du:dateUtc="2024-03-30T03:47:00Z">
        <w:r w:rsidRPr="00BE1ACF">
          <w:rPr>
            <w:rFonts w:ascii="Consolas" w:eastAsia="Times New Roman" w:hAnsi="Consolas" w:cs="Times New Roman"/>
            <w:sz w:val="20"/>
            <w:szCs w:val="20"/>
            <w:lang w:val="en-IN"/>
          </w:rPr>
          <w:t>subplot(</w:t>
        </w:r>
        <w:proofErr w:type="gramEnd"/>
        <w:r w:rsidRPr="00BE1ACF">
          <w:rPr>
            <w:rFonts w:ascii="Consolas" w:eastAsia="Times New Roman" w:hAnsi="Consolas" w:cs="Times New Roman"/>
            <w:sz w:val="20"/>
            <w:szCs w:val="20"/>
            <w:lang w:val="en-IN"/>
          </w:rPr>
          <w:t>1, 2, 1);</w:t>
        </w:r>
      </w:ins>
    </w:p>
    <w:p w14:paraId="32375669" w14:textId="77777777" w:rsidR="00BE1ACF" w:rsidRPr="00BE1ACF" w:rsidRDefault="00BE1ACF">
      <w:pPr>
        <w:spacing w:line="240" w:lineRule="auto"/>
        <w:ind w:left="1440"/>
        <w:rPr>
          <w:ins w:id="307" w:author="Prerana Kulkarni" w:date="2024-03-30T09:17:00Z" w16du:dateUtc="2024-03-30T03:47:00Z"/>
          <w:rFonts w:ascii="Consolas" w:eastAsia="Times New Roman" w:hAnsi="Consolas" w:cs="Times New Roman"/>
          <w:sz w:val="20"/>
          <w:szCs w:val="20"/>
          <w:lang w:val="en-IN"/>
        </w:rPr>
        <w:pPrChange w:id="308" w:author="Prerana Kulkarni" w:date="2024-03-30T09:17:00Z" w16du:dateUtc="2024-03-30T03:47:00Z">
          <w:pPr>
            <w:spacing w:line="240" w:lineRule="auto"/>
          </w:pPr>
        </w:pPrChange>
      </w:pPr>
      <w:proofErr w:type="spellStart"/>
      <w:ins w:id="309" w:author="Prerana Kulkarni" w:date="2024-03-30T09:17:00Z" w16du:dateUtc="2024-03-30T03:47:00Z">
        <w:r w:rsidRPr="00BE1ACF">
          <w:rPr>
            <w:rFonts w:ascii="Consolas" w:eastAsia="Times New Roman" w:hAnsi="Consolas" w:cs="Times New Roman"/>
            <w:sz w:val="20"/>
            <w:szCs w:val="20"/>
            <w:lang w:val="en-IN"/>
          </w:rPr>
          <w:t>imshow</w:t>
        </w:r>
        <w:proofErr w:type="spellEnd"/>
        <w:r w:rsidRPr="00BE1ACF">
          <w:rPr>
            <w:rFonts w:ascii="Consolas" w:eastAsia="Times New Roman" w:hAnsi="Consolas" w:cs="Times New Roman"/>
            <w:sz w:val="20"/>
            <w:szCs w:val="20"/>
            <w:lang w:val="en-IN"/>
          </w:rPr>
          <w:t>(</w:t>
        </w:r>
        <w:proofErr w:type="spellStart"/>
        <w:r w:rsidRPr="00BE1ACF">
          <w:rPr>
            <w:rFonts w:ascii="Consolas" w:eastAsia="Times New Roman" w:hAnsi="Consolas" w:cs="Times New Roman"/>
            <w:sz w:val="20"/>
            <w:szCs w:val="20"/>
            <w:lang w:val="en-IN"/>
          </w:rPr>
          <w:t>grayImage</w:t>
        </w:r>
        <w:proofErr w:type="spellEnd"/>
        <w:r w:rsidRPr="00BE1ACF">
          <w:rPr>
            <w:rFonts w:ascii="Consolas" w:eastAsia="Times New Roman" w:hAnsi="Consolas" w:cs="Times New Roman"/>
            <w:sz w:val="20"/>
            <w:szCs w:val="20"/>
            <w:lang w:val="en-IN"/>
          </w:rPr>
          <w:t>);</w:t>
        </w:r>
      </w:ins>
    </w:p>
    <w:p w14:paraId="0FFAC680" w14:textId="77777777" w:rsidR="00BE1ACF" w:rsidRPr="00BE1ACF" w:rsidRDefault="00BE1ACF">
      <w:pPr>
        <w:spacing w:line="240" w:lineRule="auto"/>
        <w:ind w:left="1440"/>
        <w:rPr>
          <w:ins w:id="310" w:author="Prerana Kulkarni" w:date="2024-03-30T09:17:00Z" w16du:dateUtc="2024-03-30T03:47:00Z"/>
          <w:rFonts w:ascii="Consolas" w:eastAsia="Times New Roman" w:hAnsi="Consolas" w:cs="Times New Roman"/>
          <w:sz w:val="20"/>
          <w:szCs w:val="20"/>
          <w:lang w:val="en-IN"/>
        </w:rPr>
        <w:pPrChange w:id="311" w:author="Prerana Kulkarni" w:date="2024-03-30T09:17:00Z" w16du:dateUtc="2024-03-30T03:47:00Z">
          <w:pPr>
            <w:spacing w:line="240" w:lineRule="auto"/>
          </w:pPr>
        </w:pPrChange>
      </w:pPr>
      <w:proofErr w:type="gramStart"/>
      <w:ins w:id="312" w:author="Prerana Kulkarni" w:date="2024-03-30T09:17:00Z" w16du:dateUtc="2024-03-30T03:47:00Z">
        <w:r w:rsidRPr="00BE1ACF">
          <w:rPr>
            <w:rFonts w:ascii="Consolas" w:eastAsia="Times New Roman" w:hAnsi="Consolas" w:cs="Times New Roman"/>
            <w:sz w:val="20"/>
            <w:szCs w:val="20"/>
            <w:lang w:val="en-IN"/>
          </w:rPr>
          <w:t>title(</w:t>
        </w:r>
        <w:proofErr w:type="gramEnd"/>
        <w:r w:rsidRPr="00BE1ACF">
          <w:rPr>
            <w:rFonts w:ascii="Consolas" w:eastAsia="Times New Roman" w:hAnsi="Consolas" w:cs="Times New Roman"/>
            <w:color w:val="A709F5"/>
            <w:sz w:val="20"/>
            <w:szCs w:val="20"/>
            <w:lang w:val="en-IN"/>
          </w:rPr>
          <w:t>'Original Grayscale Image'</w:t>
        </w:r>
        <w:r w:rsidRPr="00BE1ACF">
          <w:rPr>
            <w:rFonts w:ascii="Consolas" w:eastAsia="Times New Roman" w:hAnsi="Consolas" w:cs="Times New Roman"/>
            <w:sz w:val="20"/>
            <w:szCs w:val="20"/>
            <w:lang w:val="en-IN"/>
          </w:rPr>
          <w:t>);</w:t>
        </w:r>
      </w:ins>
    </w:p>
    <w:p w14:paraId="229DD380" w14:textId="77777777" w:rsidR="00BE1ACF" w:rsidRPr="00BE1ACF" w:rsidRDefault="00BE1ACF">
      <w:pPr>
        <w:spacing w:line="240" w:lineRule="auto"/>
        <w:ind w:left="1440"/>
        <w:rPr>
          <w:ins w:id="313" w:author="Prerana Kulkarni" w:date="2024-03-30T09:17:00Z" w16du:dateUtc="2024-03-30T03:47:00Z"/>
          <w:rFonts w:ascii="Consolas" w:eastAsia="Times New Roman" w:hAnsi="Consolas" w:cs="Times New Roman"/>
          <w:sz w:val="20"/>
          <w:szCs w:val="20"/>
          <w:lang w:val="en-IN"/>
        </w:rPr>
        <w:pPrChange w:id="314" w:author="Prerana Kulkarni" w:date="2024-03-30T09:17:00Z" w16du:dateUtc="2024-03-30T03:47:00Z">
          <w:pPr>
            <w:spacing w:line="240" w:lineRule="auto"/>
          </w:pPr>
        </w:pPrChange>
      </w:pPr>
    </w:p>
    <w:p w14:paraId="1BC7956B" w14:textId="77777777" w:rsidR="00BE1ACF" w:rsidRPr="00BE1ACF" w:rsidRDefault="00BE1ACF">
      <w:pPr>
        <w:spacing w:line="240" w:lineRule="auto"/>
        <w:ind w:left="1440"/>
        <w:rPr>
          <w:ins w:id="315" w:author="Prerana Kulkarni" w:date="2024-03-30T09:17:00Z" w16du:dateUtc="2024-03-30T03:47:00Z"/>
          <w:rFonts w:ascii="Consolas" w:eastAsia="Times New Roman" w:hAnsi="Consolas" w:cs="Times New Roman"/>
          <w:sz w:val="20"/>
          <w:szCs w:val="20"/>
          <w:lang w:val="en-IN"/>
        </w:rPr>
        <w:pPrChange w:id="316" w:author="Prerana Kulkarni" w:date="2024-03-30T09:17:00Z" w16du:dateUtc="2024-03-30T03:47:00Z">
          <w:pPr>
            <w:spacing w:line="240" w:lineRule="auto"/>
          </w:pPr>
        </w:pPrChange>
      </w:pPr>
      <w:proofErr w:type="gramStart"/>
      <w:ins w:id="317" w:author="Prerana Kulkarni" w:date="2024-03-30T09:17:00Z" w16du:dateUtc="2024-03-30T03:47:00Z">
        <w:r w:rsidRPr="00BE1ACF">
          <w:rPr>
            <w:rFonts w:ascii="Consolas" w:eastAsia="Times New Roman" w:hAnsi="Consolas" w:cs="Times New Roman"/>
            <w:sz w:val="20"/>
            <w:szCs w:val="20"/>
            <w:lang w:val="en-IN"/>
          </w:rPr>
          <w:t>subplot(</w:t>
        </w:r>
        <w:proofErr w:type="gramEnd"/>
        <w:r w:rsidRPr="00BE1ACF">
          <w:rPr>
            <w:rFonts w:ascii="Consolas" w:eastAsia="Times New Roman" w:hAnsi="Consolas" w:cs="Times New Roman"/>
            <w:sz w:val="20"/>
            <w:szCs w:val="20"/>
            <w:lang w:val="en-IN"/>
          </w:rPr>
          <w:t>1, 2, 2);</w:t>
        </w:r>
      </w:ins>
    </w:p>
    <w:p w14:paraId="52BBDB06" w14:textId="77777777" w:rsidR="00BE1ACF" w:rsidRPr="00BE1ACF" w:rsidRDefault="00BE1ACF">
      <w:pPr>
        <w:spacing w:line="240" w:lineRule="auto"/>
        <w:ind w:left="1440"/>
        <w:rPr>
          <w:ins w:id="318" w:author="Prerana Kulkarni" w:date="2024-03-30T09:17:00Z" w16du:dateUtc="2024-03-30T03:47:00Z"/>
          <w:rFonts w:ascii="Consolas" w:eastAsia="Times New Roman" w:hAnsi="Consolas" w:cs="Times New Roman"/>
          <w:sz w:val="20"/>
          <w:szCs w:val="20"/>
          <w:lang w:val="en-IN"/>
        </w:rPr>
        <w:pPrChange w:id="319" w:author="Prerana Kulkarni" w:date="2024-03-30T09:17:00Z" w16du:dateUtc="2024-03-30T03:47:00Z">
          <w:pPr>
            <w:spacing w:line="240" w:lineRule="auto"/>
          </w:pPr>
        </w:pPrChange>
      </w:pPr>
      <w:proofErr w:type="spellStart"/>
      <w:ins w:id="320" w:author="Prerana Kulkarni" w:date="2024-03-30T09:17:00Z" w16du:dateUtc="2024-03-30T03:47:00Z">
        <w:r w:rsidRPr="00BE1ACF">
          <w:rPr>
            <w:rFonts w:ascii="Consolas" w:eastAsia="Times New Roman" w:hAnsi="Consolas" w:cs="Times New Roman"/>
            <w:sz w:val="20"/>
            <w:szCs w:val="20"/>
            <w:lang w:val="en-IN"/>
          </w:rPr>
          <w:t>imshow</w:t>
        </w:r>
        <w:proofErr w:type="spellEnd"/>
        <w:r w:rsidRPr="00BE1ACF">
          <w:rPr>
            <w:rFonts w:ascii="Consolas" w:eastAsia="Times New Roman" w:hAnsi="Consolas" w:cs="Times New Roman"/>
            <w:sz w:val="20"/>
            <w:szCs w:val="20"/>
            <w:lang w:val="en-IN"/>
          </w:rPr>
          <w:t>(</w:t>
        </w:r>
        <w:proofErr w:type="spellStart"/>
        <w:r w:rsidRPr="00BE1ACF">
          <w:rPr>
            <w:rFonts w:ascii="Consolas" w:eastAsia="Times New Roman" w:hAnsi="Consolas" w:cs="Times New Roman"/>
            <w:sz w:val="20"/>
            <w:szCs w:val="20"/>
            <w:lang w:val="en-IN"/>
          </w:rPr>
          <w:t>blackhatImage</w:t>
        </w:r>
        <w:proofErr w:type="spellEnd"/>
        <w:r w:rsidRPr="00BE1ACF">
          <w:rPr>
            <w:rFonts w:ascii="Consolas" w:eastAsia="Times New Roman" w:hAnsi="Consolas" w:cs="Times New Roman"/>
            <w:sz w:val="20"/>
            <w:szCs w:val="20"/>
            <w:lang w:val="en-IN"/>
          </w:rPr>
          <w:t>);</w:t>
        </w:r>
      </w:ins>
    </w:p>
    <w:p w14:paraId="0BCE5504" w14:textId="77777777" w:rsidR="00BE1ACF" w:rsidRPr="00BE1ACF" w:rsidRDefault="00BE1ACF">
      <w:pPr>
        <w:spacing w:line="240" w:lineRule="auto"/>
        <w:ind w:left="1440"/>
        <w:rPr>
          <w:ins w:id="321" w:author="Prerana Kulkarni" w:date="2024-03-30T09:17:00Z" w16du:dateUtc="2024-03-30T03:47:00Z"/>
          <w:rFonts w:ascii="Consolas" w:eastAsia="Times New Roman" w:hAnsi="Consolas" w:cs="Times New Roman"/>
          <w:sz w:val="20"/>
          <w:szCs w:val="20"/>
          <w:lang w:val="en-IN"/>
        </w:rPr>
        <w:pPrChange w:id="322" w:author="Prerana Kulkarni" w:date="2024-03-30T09:17:00Z" w16du:dateUtc="2024-03-30T03:47:00Z">
          <w:pPr>
            <w:spacing w:line="240" w:lineRule="auto"/>
          </w:pPr>
        </w:pPrChange>
      </w:pPr>
      <w:proofErr w:type="gramStart"/>
      <w:ins w:id="323" w:author="Prerana Kulkarni" w:date="2024-03-30T09:17:00Z" w16du:dateUtc="2024-03-30T03:47:00Z">
        <w:r w:rsidRPr="00BE1ACF">
          <w:rPr>
            <w:rFonts w:ascii="Consolas" w:eastAsia="Times New Roman" w:hAnsi="Consolas" w:cs="Times New Roman"/>
            <w:sz w:val="20"/>
            <w:szCs w:val="20"/>
            <w:lang w:val="en-IN"/>
          </w:rPr>
          <w:t>title(</w:t>
        </w:r>
        <w:proofErr w:type="gramEnd"/>
        <w:r w:rsidRPr="00BE1ACF">
          <w:rPr>
            <w:rFonts w:ascii="Consolas" w:eastAsia="Times New Roman" w:hAnsi="Consolas" w:cs="Times New Roman"/>
            <w:color w:val="A709F5"/>
            <w:sz w:val="20"/>
            <w:szCs w:val="20"/>
            <w:lang w:val="en-IN"/>
          </w:rPr>
          <w:t>'Black-hat Transform Result'</w:t>
        </w:r>
        <w:r w:rsidRPr="00BE1ACF">
          <w:rPr>
            <w:rFonts w:ascii="Consolas" w:eastAsia="Times New Roman" w:hAnsi="Consolas" w:cs="Times New Roman"/>
            <w:sz w:val="20"/>
            <w:szCs w:val="20"/>
            <w:lang w:val="en-IN"/>
          </w:rPr>
          <w:t>);</w:t>
        </w:r>
      </w:ins>
    </w:p>
    <w:p w14:paraId="05A03A25" w14:textId="77777777" w:rsidR="00BE1ACF" w:rsidRDefault="00BE1ACF" w:rsidP="00BE1ACF">
      <w:pPr>
        <w:spacing w:line="240" w:lineRule="auto"/>
        <w:rPr>
          <w:ins w:id="324" w:author="Prerana Kulkarni" w:date="2024-03-30T09:17:00Z" w16du:dateUtc="2024-03-30T03:47:00Z"/>
          <w:rFonts w:ascii="Consolas" w:eastAsia="Times New Roman" w:hAnsi="Consolas" w:cs="Times New Roman"/>
          <w:sz w:val="20"/>
          <w:szCs w:val="20"/>
          <w:lang w:val="en-IN"/>
        </w:rPr>
      </w:pPr>
    </w:p>
    <w:p w14:paraId="13CE3674" w14:textId="381415C7" w:rsidR="00BE1ACF" w:rsidRPr="00C7616F" w:rsidRDefault="00BE1ACF">
      <w:pPr>
        <w:spacing w:line="240" w:lineRule="auto"/>
        <w:jc w:val="center"/>
        <w:rPr>
          <w:ins w:id="325" w:author="Prerana Kulkarni" w:date="2024-03-30T09:17:00Z" w16du:dateUtc="2024-03-30T03:47:00Z"/>
          <w:rFonts w:ascii="Consolas" w:eastAsia="Times New Roman" w:hAnsi="Consolas" w:cs="Times New Roman"/>
          <w:sz w:val="20"/>
          <w:szCs w:val="20"/>
          <w:lang w:val="en-IN"/>
          <w:rPrChange w:id="326" w:author="Prerana Kulkarni" w:date="2024-03-30T09:25:00Z" w16du:dateUtc="2024-03-30T03:55:00Z">
            <w:rPr>
              <w:ins w:id="327" w:author="Prerana Kulkarni" w:date="2024-03-30T09:17:00Z" w16du:dateUtc="2024-03-30T03:47:00Z"/>
            </w:rPr>
          </w:rPrChange>
        </w:rPr>
        <w:pPrChange w:id="328" w:author="Prerana Kulkarni" w:date="2024-03-30T09:25:00Z" w16du:dateUtc="2024-03-30T03:55:00Z">
          <w:pPr/>
        </w:pPrChange>
      </w:pPr>
      <w:ins w:id="329" w:author="Prerana Kulkarni" w:date="2024-03-30T09:17:00Z" w16du:dateUtc="2024-03-30T03:47:00Z">
        <w:r>
          <w:rPr>
            <w:noProof/>
            <w:color w:val="000000"/>
            <w:bdr w:val="none" w:sz="0" w:space="0" w:color="auto" w:frame="1"/>
          </w:rPr>
          <w:lastRenderedPageBreak/>
          <w:drawing>
            <wp:inline distT="0" distB="0" distL="0" distR="0" wp14:anchorId="42E12847" wp14:editId="34ADD81E">
              <wp:extent cx="4724400" cy="2288619"/>
              <wp:effectExtent l="0" t="0" r="0" b="0"/>
              <wp:docPr id="839151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31287" cy="2291955"/>
                      </a:xfrm>
                      <a:prstGeom prst="rect">
                        <a:avLst/>
                      </a:prstGeom>
                      <a:noFill/>
                      <a:ln>
                        <a:noFill/>
                      </a:ln>
                    </pic:spPr>
                  </pic:pic>
                </a:graphicData>
              </a:graphic>
            </wp:inline>
          </w:drawing>
        </w:r>
      </w:ins>
    </w:p>
    <w:p w14:paraId="5A96EB36" w14:textId="77777777" w:rsidR="00BE1ACF" w:rsidRDefault="00BE1ACF">
      <w:pPr>
        <w:pPrChange w:id="330" w:author="Prerana Kulkarni" w:date="2024-03-30T09:17:00Z" w16du:dateUtc="2024-03-30T03:47:00Z">
          <w:pPr>
            <w:numPr>
              <w:ilvl w:val="1"/>
              <w:numId w:val="1"/>
            </w:numPr>
            <w:ind w:left="1440" w:hanging="360"/>
          </w:pPr>
        </w:pPrChange>
      </w:pPr>
    </w:p>
    <w:p w14:paraId="2E93BB8E" w14:textId="77777777" w:rsidR="001D3F63" w:rsidRDefault="003E0CE5">
      <w:pPr>
        <w:numPr>
          <w:ilvl w:val="1"/>
          <w:numId w:val="1"/>
        </w:numPr>
        <w:rPr>
          <w:ins w:id="331" w:author="Prerana Kulkarni" w:date="2024-03-30T09:25:00Z" w16du:dateUtc="2024-03-30T03:55:00Z"/>
        </w:rPr>
      </w:pPr>
      <w:r>
        <w:t>Looking at the result of these transforms, explain briefly why we use Top-hat and Black-hat transforms respectively (In context of the above images).</w:t>
      </w:r>
    </w:p>
    <w:p w14:paraId="63D5D6EF" w14:textId="77777777" w:rsidR="00C7616F" w:rsidRDefault="00C7616F" w:rsidP="00C7616F">
      <w:pPr>
        <w:ind w:left="720"/>
        <w:rPr>
          <w:ins w:id="332" w:author="Prerana Kulkarni" w:date="2024-03-30T09:25:00Z" w16du:dateUtc="2024-03-30T03:55:00Z"/>
        </w:rPr>
      </w:pPr>
    </w:p>
    <w:p w14:paraId="6BFBF044" w14:textId="77777777" w:rsidR="00C7616F" w:rsidRPr="009739A3" w:rsidRDefault="00C7616F" w:rsidP="00C7616F">
      <w:pPr>
        <w:ind w:left="1440"/>
        <w:jc w:val="both"/>
        <w:rPr>
          <w:ins w:id="333" w:author="Prerana Kulkarni" w:date="2024-03-30T09:25:00Z" w16du:dateUtc="2024-03-30T03:55:00Z"/>
          <w:color w:val="31849B" w:themeColor="accent5" w:themeShade="BF"/>
        </w:rPr>
      </w:pPr>
      <w:ins w:id="334" w:author="Prerana Kulkarni" w:date="2024-03-30T09:25:00Z" w16du:dateUtc="2024-03-30T03:55:00Z">
        <w:r w:rsidRPr="009739A3">
          <w:rPr>
            <w:color w:val="31849B" w:themeColor="accent5" w:themeShade="BF"/>
          </w:rPr>
          <w:t>Top-hat Transform: The top-hat transform is employed to accentuate bright features within an image that are set against a darker background. For instance, when applied to an image of a galaxy, it illuminates the bright stars and finer details against the dark sky, facilitating tasks like star counting or distribution analysis without the interference of the galaxy's overall brightness.</w:t>
        </w:r>
      </w:ins>
    </w:p>
    <w:p w14:paraId="3B3D5C30" w14:textId="77777777" w:rsidR="00C7616F" w:rsidRPr="009739A3" w:rsidRDefault="00C7616F" w:rsidP="00C7616F">
      <w:pPr>
        <w:ind w:left="1440"/>
        <w:jc w:val="both"/>
        <w:rPr>
          <w:ins w:id="335" w:author="Prerana Kulkarni" w:date="2024-03-30T09:25:00Z" w16du:dateUtc="2024-03-30T03:55:00Z"/>
          <w:color w:val="31849B" w:themeColor="accent5" w:themeShade="BF"/>
        </w:rPr>
      </w:pPr>
    </w:p>
    <w:p w14:paraId="3C065E1A" w14:textId="77777777" w:rsidR="00C7616F" w:rsidRPr="009739A3" w:rsidRDefault="00C7616F" w:rsidP="00C7616F">
      <w:pPr>
        <w:ind w:left="1440"/>
        <w:jc w:val="both"/>
        <w:rPr>
          <w:ins w:id="336" w:author="Prerana Kulkarni" w:date="2024-03-30T09:25:00Z" w16du:dateUtc="2024-03-30T03:55:00Z"/>
          <w:color w:val="31849B" w:themeColor="accent5" w:themeShade="BF"/>
        </w:rPr>
      </w:pPr>
      <w:ins w:id="337" w:author="Prerana Kulkarni" w:date="2024-03-30T09:25:00Z" w16du:dateUtc="2024-03-30T03:55:00Z">
        <w:r w:rsidRPr="009739A3">
          <w:rPr>
            <w:color w:val="31849B" w:themeColor="accent5" w:themeShade="BF"/>
          </w:rPr>
          <w:t>Black-hat Transform: On the other hand, the black-hat transform is designed to spotlight dark elements within an image that are situated on a lighter background. When used on an image of a roadside with signs, it highlights the darker details against the bright areas, which is beneficial for enhancing the visibility of dark objects in bright scenes. This is crucial for image analysis in various contexts, including improving the legibility of signs in road scenes under different lighting conditions.</w:t>
        </w:r>
      </w:ins>
    </w:p>
    <w:p w14:paraId="3A3BA76F" w14:textId="382D6360" w:rsidR="00C7616F" w:rsidDel="00736342" w:rsidRDefault="00C7616F">
      <w:pPr>
        <w:rPr>
          <w:del w:id="338" w:author="Prerana Kulkarni" w:date="2024-03-30T09:26:00Z" w16du:dateUtc="2024-03-30T03:56:00Z"/>
        </w:rPr>
        <w:pPrChange w:id="339" w:author="Prerana Kulkarni" w:date="2024-03-30T09:26:00Z" w16du:dateUtc="2024-03-30T03:56:00Z">
          <w:pPr>
            <w:numPr>
              <w:ilvl w:val="1"/>
              <w:numId w:val="1"/>
            </w:numPr>
            <w:ind w:left="1440" w:hanging="360"/>
          </w:pPr>
        </w:pPrChange>
      </w:pPr>
    </w:p>
    <w:p w14:paraId="2E93BB8F" w14:textId="5E78F280" w:rsidR="001D3F63" w:rsidDel="00C7616F" w:rsidRDefault="001D3F63">
      <w:pPr>
        <w:rPr>
          <w:del w:id="340" w:author="Prerana Kulkarni" w:date="2024-03-30T09:25:00Z" w16du:dateUtc="2024-03-30T03:55:00Z"/>
        </w:rPr>
      </w:pPr>
    </w:p>
    <w:p w14:paraId="2E93BB90" w14:textId="60FBF389" w:rsidR="001D3F63" w:rsidRPr="00BE1ACF" w:rsidDel="00BE1ACF" w:rsidRDefault="001D3F63">
      <w:pPr>
        <w:jc w:val="both"/>
        <w:rPr>
          <w:del w:id="341" w:author="Prerana Kulkarni" w:date="2024-03-30T09:23:00Z" w16du:dateUtc="2024-03-30T03:53:00Z"/>
          <w:color w:val="31849B" w:themeColor="accent5" w:themeShade="BF"/>
          <w:rPrChange w:id="342" w:author="Prerana Kulkarni" w:date="2024-03-30T09:23:00Z" w16du:dateUtc="2024-03-30T03:53:00Z">
            <w:rPr>
              <w:del w:id="343" w:author="Prerana Kulkarni" w:date="2024-03-30T09:23:00Z" w16du:dateUtc="2024-03-30T03:53:00Z"/>
            </w:rPr>
          </w:rPrChange>
        </w:rPr>
        <w:pPrChange w:id="344" w:author="Prerana Kulkarni" w:date="2024-03-30T09:26:00Z" w16du:dateUtc="2024-03-30T03:56:00Z">
          <w:pPr/>
        </w:pPrChange>
      </w:pPr>
    </w:p>
    <w:p w14:paraId="2E93BB91" w14:textId="77777777" w:rsidR="001D3F63" w:rsidRDefault="001D3F63" w:rsidP="00736342"/>
    <w:p w14:paraId="2E93BB92" w14:textId="77777777" w:rsidR="001D3F63" w:rsidRDefault="001D3F63"/>
    <w:p w14:paraId="2E93BB93" w14:textId="77777777" w:rsidR="001D3F63" w:rsidRDefault="003E0CE5">
      <w:pPr>
        <w:numPr>
          <w:ilvl w:val="0"/>
          <w:numId w:val="1"/>
        </w:numPr>
        <w:rPr>
          <w:ins w:id="345" w:author="Prerana Kulkarni" w:date="2024-03-30T09:25:00Z" w16du:dateUtc="2024-03-30T03:55:00Z"/>
          <w:b/>
          <w:bCs/>
          <w:highlight w:val="cyan"/>
        </w:rPr>
      </w:pPr>
      <w:r w:rsidRPr="00FF01DF">
        <w:rPr>
          <w:b/>
          <w:bCs/>
          <w:highlight w:val="cyan"/>
          <w:rPrChange w:id="346" w:author="Prerana Kulkarni" w:date="2024-03-23T00:05:00Z" w16du:dateUtc="2024-03-22T18:35:00Z">
            <w:rPr/>
          </w:rPrChange>
        </w:rPr>
        <w:t>What is Image Segmentation?</w:t>
      </w:r>
    </w:p>
    <w:p w14:paraId="4FE1E1A2" w14:textId="77777777" w:rsidR="00736342" w:rsidRDefault="00736342" w:rsidP="00736342">
      <w:pPr>
        <w:rPr>
          <w:ins w:id="347" w:author="Prerana Kulkarni" w:date="2024-03-30T09:26:00Z" w16du:dateUtc="2024-03-30T03:56:00Z"/>
          <w:b/>
          <w:bCs/>
          <w:highlight w:val="cyan"/>
        </w:rPr>
      </w:pPr>
    </w:p>
    <w:p w14:paraId="36B80C9F" w14:textId="77777777" w:rsidR="00736342" w:rsidRPr="009739A3" w:rsidRDefault="00736342" w:rsidP="00736342">
      <w:pPr>
        <w:ind w:left="1440"/>
        <w:jc w:val="both"/>
        <w:rPr>
          <w:ins w:id="348" w:author="Prerana Kulkarni" w:date="2024-03-30T09:26:00Z" w16du:dateUtc="2024-03-30T03:56:00Z"/>
          <w:color w:val="31849B" w:themeColor="accent5" w:themeShade="BF"/>
        </w:rPr>
      </w:pPr>
      <w:ins w:id="349" w:author="Prerana Kulkarni" w:date="2024-03-30T09:26:00Z" w16du:dateUtc="2024-03-30T03:56:00Z">
        <w:r w:rsidRPr="009739A3">
          <w:rPr>
            <w:color w:val="31849B" w:themeColor="accent5" w:themeShade="BF"/>
          </w:rPr>
          <w:t>Image segmentation is a technique in image processing and computer vision that divides an image into distinct segments or groups of pixels, each representing a different object or part of an object within the image. The primary objective of image segmentation is to transform or simplify the image representation into a form that is more meaningful and easier to analyze. This process is essential for numerous computer vision tasks, such as object recognition, image editing, and medical image analysis.</w:t>
        </w:r>
      </w:ins>
    </w:p>
    <w:p w14:paraId="56102C79" w14:textId="77777777" w:rsidR="00736342" w:rsidRDefault="00736342" w:rsidP="00736342">
      <w:pPr>
        <w:rPr>
          <w:ins w:id="350" w:author="Prerana Kulkarni" w:date="2024-03-30T09:25:00Z" w16du:dateUtc="2024-03-30T03:55:00Z"/>
          <w:b/>
          <w:bCs/>
          <w:highlight w:val="cyan"/>
        </w:rPr>
      </w:pPr>
    </w:p>
    <w:p w14:paraId="3BE0AEA8" w14:textId="7BE9CDBB" w:rsidR="00736342" w:rsidRPr="00FF01DF" w:rsidDel="004A6A33" w:rsidRDefault="00736342">
      <w:pPr>
        <w:rPr>
          <w:del w:id="351" w:author="Prerana Kulkarni" w:date="2024-03-30T09:27:00Z" w16du:dateUtc="2024-03-30T03:57:00Z"/>
          <w:b/>
          <w:bCs/>
          <w:highlight w:val="cyan"/>
          <w:rPrChange w:id="352" w:author="Prerana Kulkarni" w:date="2024-03-23T00:05:00Z" w16du:dateUtc="2024-03-22T18:35:00Z">
            <w:rPr>
              <w:del w:id="353" w:author="Prerana Kulkarni" w:date="2024-03-30T09:27:00Z" w16du:dateUtc="2024-03-30T03:57:00Z"/>
            </w:rPr>
          </w:rPrChange>
        </w:rPr>
        <w:pPrChange w:id="354" w:author="Prerana Kulkarni" w:date="2024-03-30T09:25:00Z" w16du:dateUtc="2024-03-30T03:55:00Z">
          <w:pPr>
            <w:numPr>
              <w:numId w:val="1"/>
            </w:numPr>
            <w:ind w:left="720" w:hanging="360"/>
          </w:pPr>
        </w:pPrChange>
      </w:pPr>
    </w:p>
    <w:p w14:paraId="2E93BB94" w14:textId="77777777" w:rsidR="001D3F63" w:rsidRDefault="003E0CE5">
      <w:pPr>
        <w:numPr>
          <w:ilvl w:val="1"/>
          <w:numId w:val="1"/>
        </w:numPr>
        <w:rPr>
          <w:ins w:id="355" w:author="Prerana Kulkarni" w:date="2024-03-30T09:27:00Z" w16du:dateUtc="2024-03-30T03:57:00Z"/>
        </w:rPr>
      </w:pPr>
      <w:r>
        <w:t>What are the different methods used?</w:t>
      </w:r>
    </w:p>
    <w:p w14:paraId="53C71DCC" w14:textId="77777777" w:rsidR="004A6A33" w:rsidRDefault="004A6A33" w:rsidP="004A6A33">
      <w:pPr>
        <w:rPr>
          <w:ins w:id="356" w:author="Prerana Kulkarni" w:date="2024-03-30T09:27:00Z" w16du:dateUtc="2024-03-30T03:57:00Z"/>
        </w:rPr>
      </w:pPr>
    </w:p>
    <w:p w14:paraId="4C7AD5BE" w14:textId="77777777" w:rsidR="004A6A33" w:rsidRPr="004A6A33" w:rsidRDefault="004A6A33">
      <w:pPr>
        <w:pStyle w:val="ListParagraph"/>
        <w:numPr>
          <w:ilvl w:val="0"/>
          <w:numId w:val="3"/>
        </w:numPr>
        <w:jc w:val="both"/>
        <w:rPr>
          <w:ins w:id="357" w:author="Prerana Kulkarni" w:date="2024-03-30T09:28:00Z" w16du:dateUtc="2024-03-30T03:58:00Z"/>
          <w:color w:val="31849B" w:themeColor="accent5" w:themeShade="BF"/>
          <w:rPrChange w:id="358" w:author="Prerana Kulkarni" w:date="2024-03-30T09:28:00Z" w16du:dateUtc="2024-03-30T03:58:00Z">
            <w:rPr>
              <w:ins w:id="359" w:author="Prerana Kulkarni" w:date="2024-03-30T09:28:00Z" w16du:dateUtc="2024-03-30T03:58:00Z"/>
            </w:rPr>
          </w:rPrChange>
        </w:rPr>
        <w:pPrChange w:id="360" w:author="Prerana Kulkarni" w:date="2024-03-30T09:28:00Z" w16du:dateUtc="2024-03-30T03:58:00Z">
          <w:pPr/>
        </w:pPrChange>
      </w:pPr>
      <w:ins w:id="361" w:author="Prerana Kulkarni" w:date="2024-03-30T09:28:00Z" w16du:dateUtc="2024-03-30T03:58:00Z">
        <w:r w:rsidRPr="004A6A33">
          <w:rPr>
            <w:color w:val="31849B" w:themeColor="accent5" w:themeShade="BF"/>
            <w:rPrChange w:id="362" w:author="Prerana Kulkarni" w:date="2024-03-30T09:28:00Z" w16du:dateUtc="2024-03-30T03:58:00Z">
              <w:rPr/>
            </w:rPrChange>
          </w:rPr>
          <w:t>Thresholding: This technique divides an image into two segments based on a predetermined threshold value, making it suitable for images with distinct contrasts between the foreground and background.</w:t>
        </w:r>
      </w:ins>
    </w:p>
    <w:p w14:paraId="1F66C5EC" w14:textId="5ABD162F" w:rsidR="004A6A33" w:rsidRPr="004A6A33" w:rsidRDefault="004A6A33">
      <w:pPr>
        <w:pStyle w:val="ListParagraph"/>
        <w:numPr>
          <w:ilvl w:val="0"/>
          <w:numId w:val="3"/>
        </w:numPr>
        <w:jc w:val="both"/>
        <w:rPr>
          <w:ins w:id="363" w:author="Prerana Kulkarni" w:date="2024-03-30T09:28:00Z" w16du:dateUtc="2024-03-30T03:58:00Z"/>
          <w:color w:val="31849B" w:themeColor="accent5" w:themeShade="BF"/>
          <w:rPrChange w:id="364" w:author="Prerana Kulkarni" w:date="2024-03-30T09:28:00Z" w16du:dateUtc="2024-03-30T03:58:00Z">
            <w:rPr>
              <w:ins w:id="365" w:author="Prerana Kulkarni" w:date="2024-03-30T09:28:00Z" w16du:dateUtc="2024-03-30T03:58:00Z"/>
            </w:rPr>
          </w:rPrChange>
        </w:rPr>
        <w:pPrChange w:id="366" w:author="Prerana Kulkarni" w:date="2024-03-30T09:28:00Z" w16du:dateUtc="2024-03-30T03:58:00Z">
          <w:pPr/>
        </w:pPrChange>
      </w:pPr>
      <w:ins w:id="367" w:author="Prerana Kulkarni" w:date="2024-03-30T09:28:00Z" w16du:dateUtc="2024-03-30T03:58:00Z">
        <w:r w:rsidRPr="004A6A33">
          <w:rPr>
            <w:color w:val="31849B" w:themeColor="accent5" w:themeShade="BF"/>
            <w:rPrChange w:id="368" w:author="Prerana Kulkarni" w:date="2024-03-30T09:28:00Z" w16du:dateUtc="2024-03-30T03:58:00Z">
              <w:rPr/>
            </w:rPrChange>
          </w:rPr>
          <w:t xml:space="preserve">Edge Detection: This method identifies the boundaries of objects within an image, serving as a foundational step in segmentation to </w:t>
        </w:r>
        <w:proofErr w:type="spellStart"/>
        <w:r w:rsidRPr="004A6A33">
          <w:rPr>
            <w:color w:val="31849B" w:themeColor="accent5" w:themeShade="BF"/>
            <w:rPrChange w:id="369" w:author="Prerana Kulkarni" w:date="2024-03-30T09:28:00Z" w16du:dateUtc="2024-03-30T03:58:00Z">
              <w:rPr/>
            </w:rPrChange>
          </w:rPr>
          <w:t>iso</w:t>
        </w:r>
        <w:r w:rsidR="003C13F2">
          <w:rPr>
            <w:color w:val="31849B" w:themeColor="accent5" w:themeShade="BF"/>
          </w:rPr>
          <w:t>s</w:t>
        </w:r>
        <w:r w:rsidRPr="004A6A33">
          <w:rPr>
            <w:color w:val="31849B" w:themeColor="accent5" w:themeShade="BF"/>
            <w:rPrChange w:id="370" w:author="Prerana Kulkarni" w:date="2024-03-30T09:28:00Z" w16du:dateUtc="2024-03-30T03:58:00Z">
              <w:rPr/>
            </w:rPrChange>
          </w:rPr>
          <w:t>late</w:t>
        </w:r>
        <w:proofErr w:type="spellEnd"/>
        <w:r w:rsidRPr="004A6A33">
          <w:rPr>
            <w:color w:val="31849B" w:themeColor="accent5" w:themeShade="BF"/>
            <w:rPrChange w:id="371" w:author="Prerana Kulkarni" w:date="2024-03-30T09:28:00Z" w16du:dateUtc="2024-03-30T03:58:00Z">
              <w:rPr/>
            </w:rPrChange>
          </w:rPr>
          <w:t xml:space="preserve"> objects before applying more sophisticated segmentation techniques.</w:t>
        </w:r>
      </w:ins>
    </w:p>
    <w:p w14:paraId="44C3B7CA" w14:textId="77777777" w:rsidR="004A6A33" w:rsidRPr="004A6A33" w:rsidRDefault="004A6A33">
      <w:pPr>
        <w:pStyle w:val="ListParagraph"/>
        <w:numPr>
          <w:ilvl w:val="0"/>
          <w:numId w:val="3"/>
        </w:numPr>
        <w:jc w:val="both"/>
        <w:rPr>
          <w:ins w:id="372" w:author="Prerana Kulkarni" w:date="2024-03-30T09:28:00Z" w16du:dateUtc="2024-03-30T03:58:00Z"/>
          <w:color w:val="31849B" w:themeColor="accent5" w:themeShade="BF"/>
          <w:rPrChange w:id="373" w:author="Prerana Kulkarni" w:date="2024-03-30T09:28:00Z" w16du:dateUtc="2024-03-30T03:58:00Z">
            <w:rPr>
              <w:ins w:id="374" w:author="Prerana Kulkarni" w:date="2024-03-30T09:28:00Z" w16du:dateUtc="2024-03-30T03:58:00Z"/>
            </w:rPr>
          </w:rPrChange>
        </w:rPr>
        <w:pPrChange w:id="375" w:author="Prerana Kulkarni" w:date="2024-03-30T09:28:00Z" w16du:dateUtc="2024-03-30T03:58:00Z">
          <w:pPr/>
        </w:pPrChange>
      </w:pPr>
      <w:ins w:id="376" w:author="Prerana Kulkarni" w:date="2024-03-30T09:28:00Z" w16du:dateUtc="2024-03-30T03:58:00Z">
        <w:r w:rsidRPr="004A6A33">
          <w:rPr>
            <w:color w:val="31849B" w:themeColor="accent5" w:themeShade="BF"/>
            <w:rPrChange w:id="377" w:author="Prerana Kulkarni" w:date="2024-03-30T09:28:00Z" w16du:dateUtc="2024-03-30T03:58:00Z">
              <w:rPr/>
            </w:rPrChange>
          </w:rPr>
          <w:t xml:space="preserve">Region Growing: Starting from a seed point, this technique expands a region by adding adjacent pixels that are </w:t>
        </w:r>
        <w:proofErr w:type="gramStart"/>
        <w:r w:rsidRPr="004A6A33">
          <w:rPr>
            <w:color w:val="31849B" w:themeColor="accent5" w:themeShade="BF"/>
            <w:rPrChange w:id="378" w:author="Prerana Kulkarni" w:date="2024-03-30T09:28:00Z" w16du:dateUtc="2024-03-30T03:58:00Z">
              <w:rPr/>
            </w:rPrChange>
          </w:rPr>
          <w:t>similar to</w:t>
        </w:r>
        <w:proofErr w:type="gramEnd"/>
        <w:r w:rsidRPr="004A6A33">
          <w:rPr>
            <w:color w:val="31849B" w:themeColor="accent5" w:themeShade="BF"/>
            <w:rPrChange w:id="379" w:author="Prerana Kulkarni" w:date="2024-03-30T09:28:00Z" w16du:dateUtc="2024-03-30T03:58:00Z">
              <w:rPr/>
            </w:rPrChange>
          </w:rPr>
          <w:t xml:space="preserve"> the seed point, proving effective for segmenting images with intricate shapes and textures.</w:t>
        </w:r>
      </w:ins>
    </w:p>
    <w:p w14:paraId="236E9E0C" w14:textId="77777777" w:rsidR="004A6A33" w:rsidRPr="004A6A33" w:rsidRDefault="004A6A33">
      <w:pPr>
        <w:pStyle w:val="ListParagraph"/>
        <w:numPr>
          <w:ilvl w:val="0"/>
          <w:numId w:val="3"/>
        </w:numPr>
        <w:jc w:val="both"/>
        <w:rPr>
          <w:ins w:id="380" w:author="Prerana Kulkarni" w:date="2024-03-30T09:28:00Z" w16du:dateUtc="2024-03-30T03:58:00Z"/>
          <w:color w:val="31849B" w:themeColor="accent5" w:themeShade="BF"/>
          <w:rPrChange w:id="381" w:author="Prerana Kulkarni" w:date="2024-03-30T09:28:00Z" w16du:dateUtc="2024-03-30T03:58:00Z">
            <w:rPr>
              <w:ins w:id="382" w:author="Prerana Kulkarni" w:date="2024-03-30T09:28:00Z" w16du:dateUtc="2024-03-30T03:58:00Z"/>
            </w:rPr>
          </w:rPrChange>
        </w:rPr>
        <w:pPrChange w:id="383" w:author="Prerana Kulkarni" w:date="2024-03-30T09:28:00Z" w16du:dateUtc="2024-03-30T03:58:00Z">
          <w:pPr/>
        </w:pPrChange>
      </w:pPr>
      <w:ins w:id="384" w:author="Prerana Kulkarni" w:date="2024-03-30T09:28:00Z" w16du:dateUtc="2024-03-30T03:58:00Z">
        <w:r w:rsidRPr="004A6A33">
          <w:rPr>
            <w:color w:val="31849B" w:themeColor="accent5" w:themeShade="BF"/>
            <w:rPrChange w:id="385" w:author="Prerana Kulkarni" w:date="2024-03-30T09:28:00Z" w16du:dateUtc="2024-03-30T03:58:00Z">
              <w:rPr/>
            </w:rPrChange>
          </w:rPr>
          <w:t>Watershed Transform: This segmentation technique divides an image based on the relative topography of the image, particularly adept at separating objects that are interconnected by thin bridges.</w:t>
        </w:r>
      </w:ins>
    </w:p>
    <w:p w14:paraId="7E02E8BE" w14:textId="65B1E7C8" w:rsidR="004A6A33" w:rsidRPr="004A6A33" w:rsidRDefault="004A6A33">
      <w:pPr>
        <w:pStyle w:val="ListParagraph"/>
        <w:numPr>
          <w:ilvl w:val="0"/>
          <w:numId w:val="3"/>
        </w:numPr>
        <w:jc w:val="both"/>
        <w:rPr>
          <w:ins w:id="386" w:author="Prerana Kulkarni" w:date="2024-03-30T09:24:00Z" w16du:dateUtc="2024-03-30T03:54:00Z"/>
          <w:color w:val="31849B" w:themeColor="accent5" w:themeShade="BF"/>
          <w:rPrChange w:id="387" w:author="Prerana Kulkarni" w:date="2024-03-30T09:28:00Z" w16du:dateUtc="2024-03-30T03:58:00Z">
            <w:rPr>
              <w:ins w:id="388" w:author="Prerana Kulkarni" w:date="2024-03-30T09:24:00Z" w16du:dateUtc="2024-03-30T03:54:00Z"/>
            </w:rPr>
          </w:rPrChange>
        </w:rPr>
        <w:pPrChange w:id="389" w:author="Prerana Kulkarni" w:date="2024-03-30T09:28:00Z" w16du:dateUtc="2024-03-30T03:58:00Z">
          <w:pPr>
            <w:numPr>
              <w:ilvl w:val="1"/>
              <w:numId w:val="1"/>
            </w:numPr>
            <w:ind w:left="1440" w:hanging="360"/>
          </w:pPr>
        </w:pPrChange>
      </w:pPr>
      <w:ins w:id="390" w:author="Prerana Kulkarni" w:date="2024-03-30T09:28:00Z" w16du:dateUtc="2024-03-30T03:58:00Z">
        <w:r w:rsidRPr="004A6A33">
          <w:rPr>
            <w:color w:val="31849B" w:themeColor="accent5" w:themeShade="BF"/>
            <w:rPrChange w:id="391" w:author="Prerana Kulkarni" w:date="2024-03-30T09:28:00Z" w16du:dateUtc="2024-03-30T03:58:00Z">
              <w:rPr/>
            </w:rPrChange>
          </w:rPr>
          <w:t>Clustering: This approach groups pixels into clusters based on their similarity in color, intensity, or other characteristics, often used in conjunction with other segmentation methods to refine segmentation outcomes.</w:t>
        </w:r>
      </w:ins>
    </w:p>
    <w:p w14:paraId="3A33DCBA" w14:textId="77777777" w:rsidR="00C7616F" w:rsidRDefault="00C7616F" w:rsidP="00C7616F">
      <w:pPr>
        <w:rPr>
          <w:ins w:id="392" w:author="Prerana Kulkarni" w:date="2024-03-30T09:24:00Z" w16du:dateUtc="2024-03-30T03:54:00Z"/>
        </w:rPr>
      </w:pPr>
    </w:p>
    <w:p w14:paraId="51E3F44C" w14:textId="73A938F1" w:rsidR="00C7616F" w:rsidRPr="00C7616F" w:rsidDel="00C7616F" w:rsidRDefault="00C7616F">
      <w:pPr>
        <w:ind w:left="1440"/>
        <w:jc w:val="both"/>
        <w:rPr>
          <w:del w:id="393" w:author="Prerana Kulkarni" w:date="2024-03-30T09:25:00Z" w16du:dateUtc="2024-03-30T03:55:00Z"/>
          <w:color w:val="31849B" w:themeColor="accent5" w:themeShade="BF"/>
          <w:rPrChange w:id="394" w:author="Prerana Kulkarni" w:date="2024-03-30T09:25:00Z" w16du:dateUtc="2024-03-30T03:55:00Z">
            <w:rPr>
              <w:del w:id="395" w:author="Prerana Kulkarni" w:date="2024-03-30T09:25:00Z" w16du:dateUtc="2024-03-30T03:55:00Z"/>
            </w:rPr>
          </w:rPrChange>
        </w:rPr>
        <w:pPrChange w:id="396" w:author="Prerana Kulkarni" w:date="2024-03-30T09:25:00Z" w16du:dateUtc="2024-03-30T03:55:00Z">
          <w:pPr>
            <w:numPr>
              <w:ilvl w:val="1"/>
              <w:numId w:val="1"/>
            </w:numPr>
            <w:ind w:left="1440" w:hanging="360"/>
          </w:pPr>
        </w:pPrChange>
      </w:pPr>
    </w:p>
    <w:p w14:paraId="2E93BB95" w14:textId="77777777" w:rsidR="001D3F63" w:rsidRDefault="003E0CE5">
      <w:pPr>
        <w:numPr>
          <w:ilvl w:val="1"/>
          <w:numId w:val="1"/>
        </w:numPr>
      </w:pPr>
      <w:r>
        <w:t xml:space="preserve">Using segmentation, extract only the brain from scan.png. (Hint: </w:t>
      </w:r>
      <w:proofErr w:type="spellStart"/>
      <w:r>
        <w:t>binerize</w:t>
      </w:r>
      <w:proofErr w:type="spellEnd"/>
      <w:r>
        <w:t xml:space="preserve"> the image, use operations like ‘open’ and ‘close</w:t>
      </w:r>
      <w:proofErr w:type="gramStart"/>
      <w:r>
        <w:t>’,</w:t>
      </w:r>
      <w:proofErr w:type="gramEnd"/>
      <w:r>
        <w:t xml:space="preserve"> find biggest component)</w:t>
      </w:r>
    </w:p>
    <w:p w14:paraId="2E93BB96" w14:textId="77777777" w:rsidR="001D3F63" w:rsidDel="00736342" w:rsidRDefault="003E0CE5">
      <w:pPr>
        <w:ind w:left="1440"/>
        <w:rPr>
          <w:del w:id="397" w:author="Prerana Kulkarni" w:date="2024-03-30T09:26:00Z" w16du:dateUtc="2024-03-30T03:56:00Z"/>
        </w:rPr>
      </w:pPr>
      <w:r>
        <w:rPr>
          <w:noProof/>
        </w:rPr>
        <w:drawing>
          <wp:inline distT="114300" distB="114300" distL="114300" distR="114300" wp14:anchorId="2E93BBCF" wp14:editId="2E93BBD0">
            <wp:extent cx="1974714" cy="1966751"/>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1974714" cy="1966751"/>
                    </a:xfrm>
                    <a:prstGeom prst="rect">
                      <a:avLst/>
                    </a:prstGeom>
                    <a:ln/>
                  </pic:spPr>
                </pic:pic>
              </a:graphicData>
            </a:graphic>
          </wp:inline>
        </w:drawing>
      </w:r>
      <w:r>
        <w:t xml:space="preserve">  TO -&gt;  </w:t>
      </w:r>
      <w:r>
        <w:rPr>
          <w:noProof/>
        </w:rPr>
        <w:drawing>
          <wp:inline distT="114300" distB="114300" distL="114300" distR="114300" wp14:anchorId="2E93BBD1" wp14:editId="2E93BBD2">
            <wp:extent cx="2161311" cy="2115863"/>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2161311" cy="2115863"/>
                    </a:xfrm>
                    <a:prstGeom prst="rect">
                      <a:avLst/>
                    </a:prstGeom>
                    <a:ln/>
                  </pic:spPr>
                </pic:pic>
              </a:graphicData>
            </a:graphic>
          </wp:inline>
        </w:drawing>
      </w:r>
    </w:p>
    <w:p w14:paraId="2E93BB97" w14:textId="77777777" w:rsidR="001D3F63" w:rsidDel="00736342" w:rsidRDefault="001D3F63">
      <w:pPr>
        <w:ind w:left="1440"/>
        <w:rPr>
          <w:del w:id="398" w:author="Prerana Kulkarni" w:date="2024-03-30T09:26:00Z" w16du:dateUtc="2024-03-30T03:56:00Z"/>
        </w:rPr>
      </w:pPr>
    </w:p>
    <w:p w14:paraId="2E93BB98" w14:textId="77777777" w:rsidR="001D3F63" w:rsidDel="00736342" w:rsidRDefault="001D3F63">
      <w:pPr>
        <w:ind w:left="1440"/>
        <w:rPr>
          <w:del w:id="399" w:author="Prerana Kulkarni" w:date="2024-03-30T09:26:00Z" w16du:dateUtc="2024-03-30T03:56:00Z"/>
        </w:rPr>
      </w:pPr>
    </w:p>
    <w:p w14:paraId="2E93BB99" w14:textId="19AAF349" w:rsidR="001D3F63" w:rsidRPr="00736342" w:rsidDel="00736342" w:rsidRDefault="001D3F63">
      <w:pPr>
        <w:ind w:left="1440"/>
        <w:jc w:val="both"/>
        <w:rPr>
          <w:del w:id="400" w:author="Prerana Kulkarni" w:date="2024-03-30T09:26:00Z" w16du:dateUtc="2024-03-30T03:56:00Z"/>
          <w:color w:val="31849B" w:themeColor="accent5" w:themeShade="BF"/>
          <w:rPrChange w:id="401" w:author="Prerana Kulkarni" w:date="2024-03-30T09:26:00Z" w16du:dateUtc="2024-03-30T03:56:00Z">
            <w:rPr>
              <w:del w:id="402" w:author="Prerana Kulkarni" w:date="2024-03-30T09:26:00Z" w16du:dateUtc="2024-03-30T03:56:00Z"/>
            </w:rPr>
          </w:rPrChange>
        </w:rPr>
        <w:pPrChange w:id="403" w:author="Prerana Kulkarni" w:date="2024-03-30T09:26:00Z" w16du:dateUtc="2024-03-30T03:56:00Z">
          <w:pPr>
            <w:ind w:left="1440"/>
          </w:pPr>
        </w:pPrChange>
      </w:pPr>
    </w:p>
    <w:p w14:paraId="2E93BB9A" w14:textId="77777777" w:rsidR="001D3F63" w:rsidRDefault="001D3F63" w:rsidP="00736342">
      <w:pPr>
        <w:ind w:left="1440"/>
      </w:pPr>
    </w:p>
    <w:p w14:paraId="2E93BB9B" w14:textId="77777777" w:rsidR="001D3F63" w:rsidRDefault="001D3F63">
      <w:pPr>
        <w:ind w:left="1440"/>
        <w:rPr>
          <w:ins w:id="404" w:author="Prerana Kulkarni" w:date="2024-03-30T09:27:00Z" w16du:dateUtc="2024-03-30T03:57:00Z"/>
        </w:rPr>
      </w:pPr>
    </w:p>
    <w:p w14:paraId="74173CC8" w14:textId="77777777" w:rsidR="004A6A33" w:rsidRPr="004A6A33" w:rsidRDefault="004A6A33">
      <w:pPr>
        <w:spacing w:line="240" w:lineRule="auto"/>
        <w:ind w:left="1440"/>
        <w:rPr>
          <w:ins w:id="405" w:author="Prerana Kulkarni" w:date="2024-03-30T09:28:00Z" w16du:dateUtc="2024-03-30T03:58:00Z"/>
          <w:rFonts w:ascii="Consolas" w:eastAsia="Times New Roman" w:hAnsi="Consolas" w:cs="Times New Roman"/>
          <w:sz w:val="20"/>
          <w:szCs w:val="20"/>
          <w:lang w:val="en-IN"/>
        </w:rPr>
        <w:pPrChange w:id="406" w:author="Prerana Kulkarni" w:date="2024-03-30T09:28:00Z" w16du:dateUtc="2024-03-30T03:58:00Z">
          <w:pPr>
            <w:spacing w:line="240" w:lineRule="auto"/>
          </w:pPr>
        </w:pPrChange>
      </w:pPr>
      <w:ins w:id="407" w:author="Prerana Kulkarni" w:date="2024-03-30T09:28:00Z" w16du:dateUtc="2024-03-30T03:58:00Z">
        <w:r w:rsidRPr="004A6A33">
          <w:rPr>
            <w:rFonts w:ascii="Consolas" w:eastAsia="Times New Roman" w:hAnsi="Consolas" w:cs="Times New Roman"/>
            <w:sz w:val="20"/>
            <w:szCs w:val="20"/>
            <w:lang w:val="en-IN"/>
          </w:rPr>
          <w:t xml:space="preserve">image = </w:t>
        </w:r>
        <w:proofErr w:type="spellStart"/>
        <w:r w:rsidRPr="004A6A33">
          <w:rPr>
            <w:rFonts w:ascii="Consolas" w:eastAsia="Times New Roman" w:hAnsi="Consolas" w:cs="Times New Roman"/>
            <w:sz w:val="20"/>
            <w:szCs w:val="20"/>
            <w:lang w:val="en-IN"/>
          </w:rPr>
          <w:t>imread</w:t>
        </w:r>
        <w:proofErr w:type="spellEnd"/>
        <w:r w:rsidRPr="004A6A33">
          <w:rPr>
            <w:rFonts w:ascii="Consolas" w:eastAsia="Times New Roman" w:hAnsi="Consolas" w:cs="Times New Roman"/>
            <w:sz w:val="20"/>
            <w:szCs w:val="20"/>
            <w:lang w:val="en-IN"/>
          </w:rPr>
          <w:t>(</w:t>
        </w:r>
        <w:r w:rsidRPr="004A6A33">
          <w:rPr>
            <w:rFonts w:ascii="Consolas" w:eastAsia="Times New Roman" w:hAnsi="Consolas" w:cs="Times New Roman"/>
            <w:color w:val="A709F5"/>
            <w:sz w:val="20"/>
            <w:szCs w:val="20"/>
            <w:lang w:val="en-IN"/>
          </w:rPr>
          <w:t>'scan.png'</w:t>
        </w:r>
        <w:r w:rsidRPr="004A6A33">
          <w:rPr>
            <w:rFonts w:ascii="Consolas" w:eastAsia="Times New Roman" w:hAnsi="Consolas" w:cs="Times New Roman"/>
            <w:sz w:val="20"/>
            <w:szCs w:val="20"/>
            <w:lang w:val="en-IN"/>
          </w:rPr>
          <w:t>);</w:t>
        </w:r>
      </w:ins>
    </w:p>
    <w:p w14:paraId="3A83B294" w14:textId="77777777" w:rsidR="004A6A33" w:rsidRPr="004A6A33" w:rsidRDefault="004A6A33">
      <w:pPr>
        <w:spacing w:line="240" w:lineRule="auto"/>
        <w:ind w:left="1440"/>
        <w:rPr>
          <w:ins w:id="408" w:author="Prerana Kulkarni" w:date="2024-03-30T09:28:00Z" w16du:dateUtc="2024-03-30T03:58:00Z"/>
          <w:rFonts w:ascii="Consolas" w:eastAsia="Times New Roman" w:hAnsi="Consolas" w:cs="Times New Roman"/>
          <w:sz w:val="20"/>
          <w:szCs w:val="20"/>
          <w:lang w:val="en-IN"/>
        </w:rPr>
        <w:pPrChange w:id="409" w:author="Prerana Kulkarni" w:date="2024-03-30T09:28:00Z" w16du:dateUtc="2024-03-30T03:58:00Z">
          <w:pPr>
            <w:spacing w:line="240" w:lineRule="auto"/>
          </w:pPr>
        </w:pPrChange>
      </w:pPr>
      <w:ins w:id="410" w:author="Prerana Kulkarni" w:date="2024-03-30T09:28:00Z" w16du:dateUtc="2024-03-30T03:58:00Z">
        <w:r w:rsidRPr="004A6A33">
          <w:rPr>
            <w:rFonts w:ascii="Consolas" w:eastAsia="Times New Roman" w:hAnsi="Consolas" w:cs="Times New Roman"/>
            <w:color w:val="0E00FF"/>
            <w:sz w:val="20"/>
            <w:szCs w:val="20"/>
            <w:lang w:val="en-IN"/>
          </w:rPr>
          <w:t xml:space="preserve">if </w:t>
        </w:r>
        <w:proofErr w:type="gramStart"/>
        <w:r w:rsidRPr="004A6A33">
          <w:rPr>
            <w:rFonts w:ascii="Consolas" w:eastAsia="Times New Roman" w:hAnsi="Consolas" w:cs="Times New Roman"/>
            <w:sz w:val="20"/>
            <w:szCs w:val="20"/>
            <w:lang w:val="en-IN"/>
          </w:rPr>
          <w:t>size(</w:t>
        </w:r>
        <w:proofErr w:type="gramEnd"/>
        <w:r w:rsidRPr="004A6A33">
          <w:rPr>
            <w:rFonts w:ascii="Consolas" w:eastAsia="Times New Roman" w:hAnsi="Consolas" w:cs="Times New Roman"/>
            <w:sz w:val="20"/>
            <w:szCs w:val="20"/>
            <w:lang w:val="en-IN"/>
          </w:rPr>
          <w:t>image, 3) == 3</w:t>
        </w:r>
      </w:ins>
    </w:p>
    <w:p w14:paraId="69669D39" w14:textId="77777777" w:rsidR="004A6A33" w:rsidRPr="004A6A33" w:rsidRDefault="004A6A33">
      <w:pPr>
        <w:spacing w:line="240" w:lineRule="auto"/>
        <w:ind w:left="1440"/>
        <w:rPr>
          <w:ins w:id="411" w:author="Prerana Kulkarni" w:date="2024-03-30T09:28:00Z" w16du:dateUtc="2024-03-30T03:58:00Z"/>
          <w:rFonts w:ascii="Consolas" w:eastAsia="Times New Roman" w:hAnsi="Consolas" w:cs="Times New Roman"/>
          <w:sz w:val="20"/>
          <w:szCs w:val="20"/>
          <w:lang w:val="en-IN"/>
        </w:rPr>
        <w:pPrChange w:id="412" w:author="Prerana Kulkarni" w:date="2024-03-30T09:28:00Z" w16du:dateUtc="2024-03-30T03:58:00Z">
          <w:pPr>
            <w:spacing w:line="240" w:lineRule="auto"/>
          </w:pPr>
        </w:pPrChange>
      </w:pPr>
      <w:ins w:id="413" w:author="Prerana Kulkarni" w:date="2024-03-30T09:28:00Z" w16du:dateUtc="2024-03-30T03:58:00Z">
        <w:r w:rsidRPr="004A6A33">
          <w:rPr>
            <w:rFonts w:ascii="Consolas" w:eastAsia="Times New Roman" w:hAnsi="Consolas" w:cs="Times New Roman"/>
            <w:sz w:val="20"/>
            <w:szCs w:val="20"/>
            <w:lang w:val="en-IN"/>
          </w:rPr>
          <w:t xml:space="preserve">    image = rgb2gray(image);</w:t>
        </w:r>
      </w:ins>
    </w:p>
    <w:p w14:paraId="20AA7C29" w14:textId="77777777" w:rsidR="004A6A33" w:rsidRPr="004A6A33" w:rsidRDefault="004A6A33">
      <w:pPr>
        <w:spacing w:line="240" w:lineRule="auto"/>
        <w:ind w:left="1440"/>
        <w:rPr>
          <w:ins w:id="414" w:author="Prerana Kulkarni" w:date="2024-03-30T09:28:00Z" w16du:dateUtc="2024-03-30T03:58:00Z"/>
          <w:rFonts w:ascii="Consolas" w:eastAsia="Times New Roman" w:hAnsi="Consolas" w:cs="Times New Roman"/>
          <w:sz w:val="20"/>
          <w:szCs w:val="20"/>
          <w:lang w:val="en-IN"/>
        </w:rPr>
        <w:pPrChange w:id="415" w:author="Prerana Kulkarni" w:date="2024-03-30T09:28:00Z" w16du:dateUtc="2024-03-30T03:58:00Z">
          <w:pPr>
            <w:spacing w:line="240" w:lineRule="auto"/>
          </w:pPr>
        </w:pPrChange>
      </w:pPr>
      <w:ins w:id="416" w:author="Prerana Kulkarni" w:date="2024-03-30T09:28:00Z" w16du:dateUtc="2024-03-30T03:58:00Z">
        <w:r w:rsidRPr="004A6A33">
          <w:rPr>
            <w:rFonts w:ascii="Consolas" w:eastAsia="Times New Roman" w:hAnsi="Consolas" w:cs="Times New Roman"/>
            <w:color w:val="0E00FF"/>
            <w:sz w:val="20"/>
            <w:szCs w:val="20"/>
            <w:lang w:val="en-IN"/>
          </w:rPr>
          <w:t>end</w:t>
        </w:r>
      </w:ins>
    </w:p>
    <w:p w14:paraId="4769EC50" w14:textId="77777777" w:rsidR="004A6A33" w:rsidRPr="004A6A33" w:rsidRDefault="004A6A33">
      <w:pPr>
        <w:spacing w:line="240" w:lineRule="auto"/>
        <w:ind w:left="1440"/>
        <w:rPr>
          <w:ins w:id="417" w:author="Prerana Kulkarni" w:date="2024-03-30T09:28:00Z" w16du:dateUtc="2024-03-30T03:58:00Z"/>
          <w:rFonts w:ascii="Consolas" w:eastAsia="Times New Roman" w:hAnsi="Consolas" w:cs="Times New Roman"/>
          <w:sz w:val="20"/>
          <w:szCs w:val="20"/>
          <w:lang w:val="en-IN"/>
        </w:rPr>
        <w:pPrChange w:id="418" w:author="Prerana Kulkarni" w:date="2024-03-30T09:28:00Z" w16du:dateUtc="2024-03-30T03:58:00Z">
          <w:pPr>
            <w:spacing w:line="240" w:lineRule="auto"/>
          </w:pPr>
        </w:pPrChange>
      </w:pPr>
    </w:p>
    <w:p w14:paraId="459B947A" w14:textId="77777777" w:rsidR="004A6A33" w:rsidRPr="004A6A33" w:rsidRDefault="004A6A33">
      <w:pPr>
        <w:spacing w:line="240" w:lineRule="auto"/>
        <w:ind w:left="1440"/>
        <w:rPr>
          <w:ins w:id="419" w:author="Prerana Kulkarni" w:date="2024-03-30T09:28:00Z" w16du:dateUtc="2024-03-30T03:58:00Z"/>
          <w:rFonts w:ascii="Consolas" w:eastAsia="Times New Roman" w:hAnsi="Consolas" w:cs="Times New Roman"/>
          <w:sz w:val="20"/>
          <w:szCs w:val="20"/>
          <w:lang w:val="en-IN"/>
        </w:rPr>
        <w:pPrChange w:id="420" w:author="Prerana Kulkarni" w:date="2024-03-30T09:28:00Z" w16du:dateUtc="2024-03-30T03:58:00Z">
          <w:pPr>
            <w:spacing w:line="240" w:lineRule="auto"/>
          </w:pPr>
        </w:pPrChange>
      </w:pPr>
      <w:ins w:id="421" w:author="Prerana Kulkarni" w:date="2024-03-30T09:28:00Z" w16du:dateUtc="2024-03-30T03:58:00Z">
        <w:r w:rsidRPr="004A6A33">
          <w:rPr>
            <w:rFonts w:ascii="Consolas" w:eastAsia="Times New Roman" w:hAnsi="Consolas" w:cs="Times New Roman"/>
            <w:color w:val="008013"/>
            <w:sz w:val="20"/>
            <w:szCs w:val="20"/>
            <w:lang w:val="en-IN"/>
          </w:rPr>
          <w:t>% Binarize the image</w:t>
        </w:r>
      </w:ins>
    </w:p>
    <w:p w14:paraId="7C9BD6DF" w14:textId="77777777" w:rsidR="004A6A33" w:rsidRPr="004A6A33" w:rsidRDefault="004A6A33">
      <w:pPr>
        <w:spacing w:line="240" w:lineRule="auto"/>
        <w:ind w:left="1440"/>
        <w:rPr>
          <w:ins w:id="422" w:author="Prerana Kulkarni" w:date="2024-03-30T09:28:00Z" w16du:dateUtc="2024-03-30T03:58:00Z"/>
          <w:rFonts w:ascii="Consolas" w:eastAsia="Times New Roman" w:hAnsi="Consolas" w:cs="Times New Roman"/>
          <w:sz w:val="20"/>
          <w:szCs w:val="20"/>
          <w:lang w:val="en-IN"/>
        </w:rPr>
        <w:pPrChange w:id="423" w:author="Prerana Kulkarni" w:date="2024-03-30T09:28:00Z" w16du:dateUtc="2024-03-30T03:58:00Z">
          <w:pPr>
            <w:spacing w:line="240" w:lineRule="auto"/>
          </w:pPr>
        </w:pPrChange>
      </w:pPr>
      <w:ins w:id="424" w:author="Prerana Kulkarni" w:date="2024-03-30T09:28:00Z" w16du:dateUtc="2024-03-30T03:58:00Z">
        <w:r w:rsidRPr="004A6A33">
          <w:rPr>
            <w:rFonts w:ascii="Consolas" w:eastAsia="Times New Roman" w:hAnsi="Consolas" w:cs="Times New Roman"/>
            <w:color w:val="008013"/>
            <w:sz w:val="20"/>
            <w:szCs w:val="20"/>
            <w:lang w:val="en-IN"/>
          </w:rPr>
          <w:t>% Assuming the brain is the brightest part of the image</w:t>
        </w:r>
      </w:ins>
    </w:p>
    <w:p w14:paraId="018F1EF4" w14:textId="77777777" w:rsidR="004A6A33" w:rsidRPr="004A6A33" w:rsidRDefault="004A6A33">
      <w:pPr>
        <w:spacing w:line="240" w:lineRule="auto"/>
        <w:ind w:left="1440"/>
        <w:rPr>
          <w:ins w:id="425" w:author="Prerana Kulkarni" w:date="2024-03-30T09:28:00Z" w16du:dateUtc="2024-03-30T03:58:00Z"/>
          <w:rFonts w:ascii="Consolas" w:eastAsia="Times New Roman" w:hAnsi="Consolas" w:cs="Times New Roman"/>
          <w:sz w:val="20"/>
          <w:szCs w:val="20"/>
          <w:lang w:val="en-IN"/>
        </w:rPr>
        <w:pPrChange w:id="426" w:author="Prerana Kulkarni" w:date="2024-03-30T09:28:00Z" w16du:dateUtc="2024-03-30T03:58:00Z">
          <w:pPr>
            <w:spacing w:line="240" w:lineRule="auto"/>
          </w:pPr>
        </w:pPrChange>
      </w:pPr>
      <w:ins w:id="427" w:author="Prerana Kulkarni" w:date="2024-03-30T09:28:00Z" w16du:dateUtc="2024-03-30T03:58:00Z">
        <w:r w:rsidRPr="004A6A33">
          <w:rPr>
            <w:rFonts w:ascii="Consolas" w:eastAsia="Times New Roman" w:hAnsi="Consolas" w:cs="Times New Roman"/>
            <w:sz w:val="20"/>
            <w:szCs w:val="20"/>
            <w:lang w:val="en-IN"/>
          </w:rPr>
          <w:lastRenderedPageBreak/>
          <w:t xml:space="preserve">threshold = 100; </w:t>
        </w:r>
      </w:ins>
    </w:p>
    <w:p w14:paraId="6AA32684" w14:textId="77777777" w:rsidR="004A6A33" w:rsidRPr="004A6A33" w:rsidRDefault="004A6A33">
      <w:pPr>
        <w:spacing w:line="240" w:lineRule="auto"/>
        <w:ind w:left="1440"/>
        <w:rPr>
          <w:ins w:id="428" w:author="Prerana Kulkarni" w:date="2024-03-30T09:28:00Z" w16du:dateUtc="2024-03-30T03:58:00Z"/>
          <w:rFonts w:ascii="Consolas" w:eastAsia="Times New Roman" w:hAnsi="Consolas" w:cs="Times New Roman"/>
          <w:sz w:val="20"/>
          <w:szCs w:val="20"/>
          <w:lang w:val="en-IN"/>
        </w:rPr>
        <w:pPrChange w:id="429" w:author="Prerana Kulkarni" w:date="2024-03-30T09:28:00Z" w16du:dateUtc="2024-03-30T03:58:00Z">
          <w:pPr>
            <w:spacing w:line="240" w:lineRule="auto"/>
          </w:pPr>
        </w:pPrChange>
      </w:pPr>
      <w:proofErr w:type="spellStart"/>
      <w:ins w:id="430" w:author="Prerana Kulkarni" w:date="2024-03-30T09:28:00Z" w16du:dateUtc="2024-03-30T03:58:00Z">
        <w:r w:rsidRPr="004A6A33">
          <w:rPr>
            <w:rFonts w:ascii="Consolas" w:eastAsia="Times New Roman" w:hAnsi="Consolas" w:cs="Times New Roman"/>
            <w:sz w:val="20"/>
            <w:szCs w:val="20"/>
            <w:lang w:val="en-IN"/>
          </w:rPr>
          <w:t>binaryImage</w:t>
        </w:r>
        <w:proofErr w:type="spellEnd"/>
        <w:r w:rsidRPr="004A6A33">
          <w:rPr>
            <w:rFonts w:ascii="Consolas" w:eastAsia="Times New Roman" w:hAnsi="Consolas" w:cs="Times New Roman"/>
            <w:sz w:val="20"/>
            <w:szCs w:val="20"/>
            <w:lang w:val="en-IN"/>
          </w:rPr>
          <w:t xml:space="preserve"> = image &gt; threshold;</w:t>
        </w:r>
      </w:ins>
    </w:p>
    <w:p w14:paraId="100998C8" w14:textId="77777777" w:rsidR="004A6A33" w:rsidRPr="004A6A33" w:rsidRDefault="004A6A33">
      <w:pPr>
        <w:spacing w:line="240" w:lineRule="auto"/>
        <w:ind w:left="1440"/>
        <w:rPr>
          <w:ins w:id="431" w:author="Prerana Kulkarni" w:date="2024-03-30T09:28:00Z" w16du:dateUtc="2024-03-30T03:58:00Z"/>
          <w:rFonts w:ascii="Consolas" w:eastAsia="Times New Roman" w:hAnsi="Consolas" w:cs="Times New Roman"/>
          <w:sz w:val="20"/>
          <w:szCs w:val="20"/>
          <w:lang w:val="en-IN"/>
        </w:rPr>
        <w:pPrChange w:id="432" w:author="Prerana Kulkarni" w:date="2024-03-30T09:28:00Z" w16du:dateUtc="2024-03-30T03:58:00Z">
          <w:pPr>
            <w:spacing w:line="240" w:lineRule="auto"/>
          </w:pPr>
        </w:pPrChange>
      </w:pPr>
      <w:ins w:id="433" w:author="Prerana Kulkarni" w:date="2024-03-30T09:28:00Z" w16du:dateUtc="2024-03-30T03:58:00Z">
        <w:r w:rsidRPr="004A6A33">
          <w:rPr>
            <w:rFonts w:ascii="Consolas" w:eastAsia="Times New Roman" w:hAnsi="Consolas" w:cs="Times New Roman"/>
            <w:color w:val="008013"/>
            <w:sz w:val="20"/>
            <w:szCs w:val="20"/>
            <w:lang w:val="en-IN"/>
          </w:rPr>
          <w:t>% Define the structuring element (SE) for morphological operations</w:t>
        </w:r>
      </w:ins>
    </w:p>
    <w:p w14:paraId="5B36F524" w14:textId="77777777" w:rsidR="004A6A33" w:rsidRPr="004A6A33" w:rsidRDefault="004A6A33">
      <w:pPr>
        <w:spacing w:line="240" w:lineRule="auto"/>
        <w:ind w:left="1440"/>
        <w:rPr>
          <w:ins w:id="434" w:author="Prerana Kulkarni" w:date="2024-03-30T09:28:00Z" w16du:dateUtc="2024-03-30T03:58:00Z"/>
          <w:rFonts w:ascii="Consolas" w:eastAsia="Times New Roman" w:hAnsi="Consolas" w:cs="Times New Roman"/>
          <w:sz w:val="20"/>
          <w:szCs w:val="20"/>
          <w:lang w:val="en-IN"/>
        </w:rPr>
        <w:pPrChange w:id="435" w:author="Prerana Kulkarni" w:date="2024-03-30T09:28:00Z" w16du:dateUtc="2024-03-30T03:58:00Z">
          <w:pPr>
            <w:spacing w:line="240" w:lineRule="auto"/>
          </w:pPr>
        </w:pPrChange>
      </w:pPr>
      <w:ins w:id="436" w:author="Prerana Kulkarni" w:date="2024-03-30T09:28:00Z" w16du:dateUtc="2024-03-30T03:58:00Z">
        <w:r w:rsidRPr="004A6A33">
          <w:rPr>
            <w:rFonts w:ascii="Consolas" w:eastAsia="Times New Roman" w:hAnsi="Consolas" w:cs="Times New Roman"/>
            <w:color w:val="008013"/>
            <w:sz w:val="20"/>
            <w:szCs w:val="20"/>
            <w:lang w:val="en-IN"/>
          </w:rPr>
          <w:t>% For example, a 3x3 square SE</w:t>
        </w:r>
      </w:ins>
    </w:p>
    <w:p w14:paraId="666740AA" w14:textId="77777777" w:rsidR="004A6A33" w:rsidRPr="004A6A33" w:rsidRDefault="004A6A33">
      <w:pPr>
        <w:spacing w:line="240" w:lineRule="auto"/>
        <w:ind w:left="1440"/>
        <w:rPr>
          <w:ins w:id="437" w:author="Prerana Kulkarni" w:date="2024-03-30T09:28:00Z" w16du:dateUtc="2024-03-30T03:58:00Z"/>
          <w:rFonts w:ascii="Consolas" w:eastAsia="Times New Roman" w:hAnsi="Consolas" w:cs="Times New Roman"/>
          <w:sz w:val="20"/>
          <w:szCs w:val="20"/>
          <w:lang w:val="en-IN"/>
        </w:rPr>
        <w:pPrChange w:id="438" w:author="Prerana Kulkarni" w:date="2024-03-30T09:28:00Z" w16du:dateUtc="2024-03-30T03:58:00Z">
          <w:pPr>
            <w:spacing w:line="240" w:lineRule="auto"/>
          </w:pPr>
        </w:pPrChange>
      </w:pPr>
      <w:ins w:id="439" w:author="Prerana Kulkarni" w:date="2024-03-30T09:28:00Z" w16du:dateUtc="2024-03-30T03:58:00Z">
        <w:r w:rsidRPr="004A6A33">
          <w:rPr>
            <w:rFonts w:ascii="Consolas" w:eastAsia="Times New Roman" w:hAnsi="Consolas" w:cs="Times New Roman"/>
            <w:sz w:val="20"/>
            <w:szCs w:val="20"/>
            <w:lang w:val="en-IN"/>
          </w:rPr>
          <w:t xml:space="preserve">SE = </w:t>
        </w:r>
        <w:proofErr w:type="gramStart"/>
        <w:r w:rsidRPr="004A6A33">
          <w:rPr>
            <w:rFonts w:ascii="Consolas" w:eastAsia="Times New Roman" w:hAnsi="Consolas" w:cs="Times New Roman"/>
            <w:sz w:val="20"/>
            <w:szCs w:val="20"/>
            <w:lang w:val="en-IN"/>
          </w:rPr>
          <w:t>ones(</w:t>
        </w:r>
        <w:proofErr w:type="gramEnd"/>
        <w:r w:rsidRPr="004A6A33">
          <w:rPr>
            <w:rFonts w:ascii="Consolas" w:eastAsia="Times New Roman" w:hAnsi="Consolas" w:cs="Times New Roman"/>
            <w:sz w:val="20"/>
            <w:szCs w:val="20"/>
            <w:lang w:val="en-IN"/>
          </w:rPr>
          <w:t>3);</w:t>
        </w:r>
      </w:ins>
    </w:p>
    <w:p w14:paraId="2228AAC0" w14:textId="77777777" w:rsidR="004A6A33" w:rsidRPr="004A6A33" w:rsidRDefault="004A6A33">
      <w:pPr>
        <w:spacing w:line="240" w:lineRule="auto"/>
        <w:ind w:left="1440"/>
        <w:rPr>
          <w:ins w:id="440" w:author="Prerana Kulkarni" w:date="2024-03-30T09:28:00Z" w16du:dateUtc="2024-03-30T03:58:00Z"/>
          <w:rFonts w:ascii="Consolas" w:eastAsia="Times New Roman" w:hAnsi="Consolas" w:cs="Times New Roman"/>
          <w:sz w:val="20"/>
          <w:szCs w:val="20"/>
          <w:lang w:val="en-IN"/>
        </w:rPr>
        <w:pPrChange w:id="441" w:author="Prerana Kulkarni" w:date="2024-03-30T09:28:00Z" w16du:dateUtc="2024-03-30T03:58:00Z">
          <w:pPr>
            <w:spacing w:line="240" w:lineRule="auto"/>
          </w:pPr>
        </w:pPrChange>
      </w:pPr>
      <w:proofErr w:type="spellStart"/>
      <w:ins w:id="442" w:author="Prerana Kulkarni" w:date="2024-03-30T09:28:00Z" w16du:dateUtc="2024-03-30T03:58:00Z">
        <w:r w:rsidRPr="004A6A33">
          <w:rPr>
            <w:rFonts w:ascii="Consolas" w:eastAsia="Times New Roman" w:hAnsi="Consolas" w:cs="Times New Roman"/>
            <w:sz w:val="20"/>
            <w:szCs w:val="20"/>
            <w:lang w:val="en-IN"/>
          </w:rPr>
          <w:t>openedImage</w:t>
        </w:r>
        <w:proofErr w:type="spellEnd"/>
        <w:r w:rsidRPr="004A6A33">
          <w:rPr>
            <w:rFonts w:ascii="Consolas" w:eastAsia="Times New Roman" w:hAnsi="Consolas" w:cs="Times New Roman"/>
            <w:sz w:val="20"/>
            <w:szCs w:val="20"/>
            <w:lang w:val="en-IN"/>
          </w:rPr>
          <w:t xml:space="preserve"> = </w:t>
        </w:r>
        <w:proofErr w:type="spellStart"/>
        <w:proofErr w:type="gramStart"/>
        <w:r w:rsidRPr="004A6A33">
          <w:rPr>
            <w:rFonts w:ascii="Consolas" w:eastAsia="Times New Roman" w:hAnsi="Consolas" w:cs="Times New Roman"/>
            <w:sz w:val="20"/>
            <w:szCs w:val="20"/>
            <w:lang w:val="en-IN"/>
          </w:rPr>
          <w:t>imopen</w:t>
        </w:r>
        <w:proofErr w:type="spellEnd"/>
        <w:r w:rsidRPr="004A6A33">
          <w:rPr>
            <w:rFonts w:ascii="Consolas" w:eastAsia="Times New Roman" w:hAnsi="Consolas" w:cs="Times New Roman"/>
            <w:sz w:val="20"/>
            <w:szCs w:val="20"/>
            <w:lang w:val="en-IN"/>
          </w:rPr>
          <w:t>(</w:t>
        </w:r>
        <w:proofErr w:type="spellStart"/>
        <w:proofErr w:type="gramEnd"/>
        <w:r w:rsidRPr="004A6A33">
          <w:rPr>
            <w:rFonts w:ascii="Consolas" w:eastAsia="Times New Roman" w:hAnsi="Consolas" w:cs="Times New Roman"/>
            <w:sz w:val="20"/>
            <w:szCs w:val="20"/>
            <w:lang w:val="en-IN"/>
          </w:rPr>
          <w:t>binaryImage</w:t>
        </w:r>
        <w:proofErr w:type="spellEnd"/>
        <w:r w:rsidRPr="004A6A33">
          <w:rPr>
            <w:rFonts w:ascii="Consolas" w:eastAsia="Times New Roman" w:hAnsi="Consolas" w:cs="Times New Roman"/>
            <w:sz w:val="20"/>
            <w:szCs w:val="20"/>
            <w:lang w:val="en-IN"/>
          </w:rPr>
          <w:t>, SE);</w:t>
        </w:r>
      </w:ins>
    </w:p>
    <w:p w14:paraId="0D2B5E4C" w14:textId="77777777" w:rsidR="004A6A33" w:rsidRPr="004A6A33" w:rsidRDefault="004A6A33">
      <w:pPr>
        <w:spacing w:line="240" w:lineRule="auto"/>
        <w:ind w:left="1440"/>
        <w:rPr>
          <w:ins w:id="443" w:author="Prerana Kulkarni" w:date="2024-03-30T09:28:00Z" w16du:dateUtc="2024-03-30T03:58:00Z"/>
          <w:rFonts w:ascii="Consolas" w:eastAsia="Times New Roman" w:hAnsi="Consolas" w:cs="Times New Roman"/>
          <w:sz w:val="20"/>
          <w:szCs w:val="20"/>
          <w:lang w:val="en-IN"/>
        </w:rPr>
        <w:pPrChange w:id="444" w:author="Prerana Kulkarni" w:date="2024-03-30T09:28:00Z" w16du:dateUtc="2024-03-30T03:58:00Z">
          <w:pPr>
            <w:spacing w:line="240" w:lineRule="auto"/>
          </w:pPr>
        </w:pPrChange>
      </w:pPr>
      <w:proofErr w:type="spellStart"/>
      <w:ins w:id="445" w:author="Prerana Kulkarni" w:date="2024-03-30T09:28:00Z" w16du:dateUtc="2024-03-30T03:58:00Z">
        <w:r w:rsidRPr="004A6A33">
          <w:rPr>
            <w:rFonts w:ascii="Consolas" w:eastAsia="Times New Roman" w:hAnsi="Consolas" w:cs="Times New Roman"/>
            <w:sz w:val="20"/>
            <w:szCs w:val="20"/>
            <w:lang w:val="en-IN"/>
          </w:rPr>
          <w:t>closedImage</w:t>
        </w:r>
        <w:proofErr w:type="spellEnd"/>
        <w:r w:rsidRPr="004A6A33">
          <w:rPr>
            <w:rFonts w:ascii="Consolas" w:eastAsia="Times New Roman" w:hAnsi="Consolas" w:cs="Times New Roman"/>
            <w:sz w:val="20"/>
            <w:szCs w:val="20"/>
            <w:lang w:val="en-IN"/>
          </w:rPr>
          <w:t xml:space="preserve"> = </w:t>
        </w:r>
        <w:proofErr w:type="spellStart"/>
        <w:proofErr w:type="gramStart"/>
        <w:r w:rsidRPr="004A6A33">
          <w:rPr>
            <w:rFonts w:ascii="Consolas" w:eastAsia="Times New Roman" w:hAnsi="Consolas" w:cs="Times New Roman"/>
            <w:sz w:val="20"/>
            <w:szCs w:val="20"/>
            <w:lang w:val="en-IN"/>
          </w:rPr>
          <w:t>imclose</w:t>
        </w:r>
        <w:proofErr w:type="spellEnd"/>
        <w:r w:rsidRPr="004A6A33">
          <w:rPr>
            <w:rFonts w:ascii="Consolas" w:eastAsia="Times New Roman" w:hAnsi="Consolas" w:cs="Times New Roman"/>
            <w:sz w:val="20"/>
            <w:szCs w:val="20"/>
            <w:lang w:val="en-IN"/>
          </w:rPr>
          <w:t>(</w:t>
        </w:r>
        <w:proofErr w:type="spellStart"/>
        <w:proofErr w:type="gramEnd"/>
        <w:r w:rsidRPr="004A6A33">
          <w:rPr>
            <w:rFonts w:ascii="Consolas" w:eastAsia="Times New Roman" w:hAnsi="Consolas" w:cs="Times New Roman"/>
            <w:sz w:val="20"/>
            <w:szCs w:val="20"/>
            <w:lang w:val="en-IN"/>
          </w:rPr>
          <w:t>openedImage</w:t>
        </w:r>
        <w:proofErr w:type="spellEnd"/>
        <w:r w:rsidRPr="004A6A33">
          <w:rPr>
            <w:rFonts w:ascii="Consolas" w:eastAsia="Times New Roman" w:hAnsi="Consolas" w:cs="Times New Roman"/>
            <w:sz w:val="20"/>
            <w:szCs w:val="20"/>
            <w:lang w:val="en-IN"/>
          </w:rPr>
          <w:t>, SE);</w:t>
        </w:r>
      </w:ins>
    </w:p>
    <w:p w14:paraId="53CD3537" w14:textId="77777777" w:rsidR="004A6A33" w:rsidRPr="004A6A33" w:rsidRDefault="004A6A33">
      <w:pPr>
        <w:spacing w:line="240" w:lineRule="auto"/>
        <w:ind w:left="1440"/>
        <w:rPr>
          <w:ins w:id="446" w:author="Prerana Kulkarni" w:date="2024-03-30T09:28:00Z" w16du:dateUtc="2024-03-30T03:58:00Z"/>
          <w:rFonts w:ascii="Consolas" w:eastAsia="Times New Roman" w:hAnsi="Consolas" w:cs="Times New Roman"/>
          <w:sz w:val="20"/>
          <w:szCs w:val="20"/>
          <w:lang w:val="en-IN"/>
        </w:rPr>
        <w:pPrChange w:id="447" w:author="Prerana Kulkarni" w:date="2024-03-30T09:28:00Z" w16du:dateUtc="2024-03-30T03:58:00Z">
          <w:pPr>
            <w:spacing w:line="240" w:lineRule="auto"/>
          </w:pPr>
        </w:pPrChange>
      </w:pPr>
      <w:ins w:id="448" w:author="Prerana Kulkarni" w:date="2024-03-30T09:28:00Z" w16du:dateUtc="2024-03-30T03:58:00Z">
        <w:r w:rsidRPr="004A6A33">
          <w:rPr>
            <w:rFonts w:ascii="Consolas" w:eastAsia="Times New Roman" w:hAnsi="Consolas" w:cs="Times New Roman"/>
            <w:color w:val="008013"/>
            <w:sz w:val="20"/>
            <w:szCs w:val="20"/>
            <w:lang w:val="en-IN"/>
          </w:rPr>
          <w:t xml:space="preserve">% Use </w:t>
        </w:r>
        <w:proofErr w:type="spellStart"/>
        <w:r w:rsidRPr="004A6A33">
          <w:rPr>
            <w:rFonts w:ascii="Consolas" w:eastAsia="Times New Roman" w:hAnsi="Consolas" w:cs="Times New Roman"/>
            <w:color w:val="008013"/>
            <w:sz w:val="20"/>
            <w:szCs w:val="20"/>
            <w:lang w:val="en-IN"/>
          </w:rPr>
          <w:t>bwconncomp</w:t>
        </w:r>
        <w:proofErr w:type="spellEnd"/>
        <w:r w:rsidRPr="004A6A33">
          <w:rPr>
            <w:rFonts w:ascii="Consolas" w:eastAsia="Times New Roman" w:hAnsi="Consolas" w:cs="Times New Roman"/>
            <w:color w:val="008013"/>
            <w:sz w:val="20"/>
            <w:szCs w:val="20"/>
            <w:lang w:val="en-IN"/>
          </w:rPr>
          <w:t xml:space="preserve"> to find connected components</w:t>
        </w:r>
      </w:ins>
    </w:p>
    <w:p w14:paraId="027F743F" w14:textId="77777777" w:rsidR="004A6A33" w:rsidRPr="004A6A33" w:rsidRDefault="004A6A33">
      <w:pPr>
        <w:spacing w:line="240" w:lineRule="auto"/>
        <w:ind w:left="1440"/>
        <w:rPr>
          <w:ins w:id="449" w:author="Prerana Kulkarni" w:date="2024-03-30T09:28:00Z" w16du:dateUtc="2024-03-30T03:58:00Z"/>
          <w:rFonts w:ascii="Consolas" w:eastAsia="Times New Roman" w:hAnsi="Consolas" w:cs="Times New Roman"/>
          <w:sz w:val="20"/>
          <w:szCs w:val="20"/>
          <w:lang w:val="en-IN"/>
        </w:rPr>
        <w:pPrChange w:id="450" w:author="Prerana Kulkarni" w:date="2024-03-30T09:28:00Z" w16du:dateUtc="2024-03-30T03:58:00Z">
          <w:pPr>
            <w:spacing w:line="240" w:lineRule="auto"/>
          </w:pPr>
        </w:pPrChange>
      </w:pPr>
      <w:ins w:id="451" w:author="Prerana Kulkarni" w:date="2024-03-30T09:28:00Z" w16du:dateUtc="2024-03-30T03:58:00Z">
        <w:r w:rsidRPr="004A6A33">
          <w:rPr>
            <w:rFonts w:ascii="Consolas" w:eastAsia="Times New Roman" w:hAnsi="Consolas" w:cs="Times New Roman"/>
            <w:sz w:val="20"/>
            <w:szCs w:val="20"/>
            <w:lang w:val="en-IN"/>
          </w:rPr>
          <w:t xml:space="preserve">cc = </w:t>
        </w:r>
        <w:proofErr w:type="spellStart"/>
        <w:r w:rsidRPr="004A6A33">
          <w:rPr>
            <w:rFonts w:ascii="Consolas" w:eastAsia="Times New Roman" w:hAnsi="Consolas" w:cs="Times New Roman"/>
            <w:sz w:val="20"/>
            <w:szCs w:val="20"/>
            <w:lang w:val="en-IN"/>
          </w:rPr>
          <w:t>bwconncomp</w:t>
        </w:r>
        <w:proofErr w:type="spellEnd"/>
        <w:r w:rsidRPr="004A6A33">
          <w:rPr>
            <w:rFonts w:ascii="Consolas" w:eastAsia="Times New Roman" w:hAnsi="Consolas" w:cs="Times New Roman"/>
            <w:sz w:val="20"/>
            <w:szCs w:val="20"/>
            <w:lang w:val="en-IN"/>
          </w:rPr>
          <w:t>(</w:t>
        </w:r>
        <w:proofErr w:type="spellStart"/>
        <w:r w:rsidRPr="004A6A33">
          <w:rPr>
            <w:rFonts w:ascii="Consolas" w:eastAsia="Times New Roman" w:hAnsi="Consolas" w:cs="Times New Roman"/>
            <w:sz w:val="20"/>
            <w:szCs w:val="20"/>
            <w:lang w:val="en-IN"/>
          </w:rPr>
          <w:t>closedImage</w:t>
        </w:r>
        <w:proofErr w:type="spellEnd"/>
        <w:r w:rsidRPr="004A6A33">
          <w:rPr>
            <w:rFonts w:ascii="Consolas" w:eastAsia="Times New Roman" w:hAnsi="Consolas" w:cs="Times New Roman"/>
            <w:sz w:val="20"/>
            <w:szCs w:val="20"/>
            <w:lang w:val="en-IN"/>
          </w:rPr>
          <w:t>);</w:t>
        </w:r>
      </w:ins>
    </w:p>
    <w:p w14:paraId="6E9B52A0" w14:textId="77777777" w:rsidR="004A6A33" w:rsidRPr="004A6A33" w:rsidRDefault="004A6A33">
      <w:pPr>
        <w:spacing w:line="240" w:lineRule="auto"/>
        <w:ind w:left="1440"/>
        <w:rPr>
          <w:ins w:id="452" w:author="Prerana Kulkarni" w:date="2024-03-30T09:28:00Z" w16du:dateUtc="2024-03-30T03:58:00Z"/>
          <w:rFonts w:ascii="Consolas" w:eastAsia="Times New Roman" w:hAnsi="Consolas" w:cs="Times New Roman"/>
          <w:sz w:val="20"/>
          <w:szCs w:val="20"/>
          <w:lang w:val="en-IN"/>
        </w:rPr>
        <w:pPrChange w:id="453" w:author="Prerana Kulkarni" w:date="2024-03-30T09:28:00Z" w16du:dateUtc="2024-03-30T03:58:00Z">
          <w:pPr>
            <w:spacing w:line="240" w:lineRule="auto"/>
          </w:pPr>
        </w:pPrChange>
      </w:pPr>
    </w:p>
    <w:p w14:paraId="57BDB7BE" w14:textId="77777777" w:rsidR="004A6A33" w:rsidRPr="004A6A33" w:rsidRDefault="004A6A33">
      <w:pPr>
        <w:spacing w:line="240" w:lineRule="auto"/>
        <w:ind w:left="1440"/>
        <w:rPr>
          <w:ins w:id="454" w:author="Prerana Kulkarni" w:date="2024-03-30T09:28:00Z" w16du:dateUtc="2024-03-30T03:58:00Z"/>
          <w:rFonts w:ascii="Consolas" w:eastAsia="Times New Roman" w:hAnsi="Consolas" w:cs="Times New Roman"/>
          <w:sz w:val="20"/>
          <w:szCs w:val="20"/>
          <w:lang w:val="en-IN"/>
        </w:rPr>
        <w:pPrChange w:id="455" w:author="Prerana Kulkarni" w:date="2024-03-30T09:28:00Z" w16du:dateUtc="2024-03-30T03:58:00Z">
          <w:pPr>
            <w:spacing w:line="240" w:lineRule="auto"/>
          </w:pPr>
        </w:pPrChange>
      </w:pPr>
      <w:ins w:id="456" w:author="Prerana Kulkarni" w:date="2024-03-30T09:28:00Z" w16du:dateUtc="2024-03-30T03:58:00Z">
        <w:r w:rsidRPr="004A6A33">
          <w:rPr>
            <w:rFonts w:ascii="Consolas" w:eastAsia="Times New Roman" w:hAnsi="Consolas" w:cs="Times New Roman"/>
            <w:color w:val="008013"/>
            <w:sz w:val="20"/>
            <w:szCs w:val="20"/>
            <w:lang w:val="en-IN"/>
          </w:rPr>
          <w:t>% Calculate the area of each connected component</w:t>
        </w:r>
      </w:ins>
    </w:p>
    <w:p w14:paraId="243EC8EB" w14:textId="77777777" w:rsidR="004A6A33" w:rsidRPr="004A6A33" w:rsidRDefault="004A6A33">
      <w:pPr>
        <w:spacing w:line="240" w:lineRule="auto"/>
        <w:ind w:left="1440"/>
        <w:rPr>
          <w:ins w:id="457" w:author="Prerana Kulkarni" w:date="2024-03-30T09:28:00Z" w16du:dateUtc="2024-03-30T03:58:00Z"/>
          <w:rFonts w:ascii="Consolas" w:eastAsia="Times New Roman" w:hAnsi="Consolas" w:cs="Times New Roman"/>
          <w:sz w:val="20"/>
          <w:szCs w:val="20"/>
          <w:lang w:val="en-IN"/>
        </w:rPr>
        <w:pPrChange w:id="458" w:author="Prerana Kulkarni" w:date="2024-03-30T09:28:00Z" w16du:dateUtc="2024-03-30T03:58:00Z">
          <w:pPr>
            <w:spacing w:line="240" w:lineRule="auto"/>
          </w:pPr>
        </w:pPrChange>
      </w:pPr>
      <w:ins w:id="459" w:author="Prerana Kulkarni" w:date="2024-03-30T09:28:00Z" w16du:dateUtc="2024-03-30T03:58:00Z">
        <w:r w:rsidRPr="004A6A33">
          <w:rPr>
            <w:rFonts w:ascii="Consolas" w:eastAsia="Times New Roman" w:hAnsi="Consolas" w:cs="Times New Roman"/>
            <w:sz w:val="20"/>
            <w:szCs w:val="20"/>
            <w:lang w:val="en-IN"/>
          </w:rPr>
          <w:t xml:space="preserve">areas = </w:t>
        </w:r>
        <w:proofErr w:type="spellStart"/>
        <w:proofErr w:type="gramStart"/>
        <w:r w:rsidRPr="004A6A33">
          <w:rPr>
            <w:rFonts w:ascii="Consolas" w:eastAsia="Times New Roman" w:hAnsi="Consolas" w:cs="Times New Roman"/>
            <w:sz w:val="20"/>
            <w:szCs w:val="20"/>
            <w:lang w:val="en-IN"/>
          </w:rPr>
          <w:t>regionprops</w:t>
        </w:r>
        <w:proofErr w:type="spellEnd"/>
        <w:r w:rsidRPr="004A6A33">
          <w:rPr>
            <w:rFonts w:ascii="Consolas" w:eastAsia="Times New Roman" w:hAnsi="Consolas" w:cs="Times New Roman"/>
            <w:sz w:val="20"/>
            <w:szCs w:val="20"/>
            <w:lang w:val="en-IN"/>
          </w:rPr>
          <w:t>(</w:t>
        </w:r>
        <w:proofErr w:type="gramEnd"/>
        <w:r w:rsidRPr="004A6A33">
          <w:rPr>
            <w:rFonts w:ascii="Consolas" w:eastAsia="Times New Roman" w:hAnsi="Consolas" w:cs="Times New Roman"/>
            <w:sz w:val="20"/>
            <w:szCs w:val="20"/>
            <w:lang w:val="en-IN"/>
          </w:rPr>
          <w:t xml:space="preserve">cc, </w:t>
        </w:r>
        <w:r w:rsidRPr="004A6A33">
          <w:rPr>
            <w:rFonts w:ascii="Consolas" w:eastAsia="Times New Roman" w:hAnsi="Consolas" w:cs="Times New Roman"/>
            <w:color w:val="A709F5"/>
            <w:sz w:val="20"/>
            <w:szCs w:val="20"/>
            <w:lang w:val="en-IN"/>
          </w:rPr>
          <w:t>'Area'</w:t>
        </w:r>
        <w:r w:rsidRPr="004A6A33">
          <w:rPr>
            <w:rFonts w:ascii="Consolas" w:eastAsia="Times New Roman" w:hAnsi="Consolas" w:cs="Times New Roman"/>
            <w:sz w:val="20"/>
            <w:szCs w:val="20"/>
            <w:lang w:val="en-IN"/>
          </w:rPr>
          <w:t>);</w:t>
        </w:r>
      </w:ins>
    </w:p>
    <w:p w14:paraId="17AEB17F" w14:textId="77777777" w:rsidR="004A6A33" w:rsidRPr="004A6A33" w:rsidRDefault="004A6A33">
      <w:pPr>
        <w:spacing w:line="240" w:lineRule="auto"/>
        <w:ind w:left="1440"/>
        <w:rPr>
          <w:ins w:id="460" w:author="Prerana Kulkarni" w:date="2024-03-30T09:28:00Z" w16du:dateUtc="2024-03-30T03:58:00Z"/>
          <w:rFonts w:ascii="Consolas" w:eastAsia="Times New Roman" w:hAnsi="Consolas" w:cs="Times New Roman"/>
          <w:sz w:val="20"/>
          <w:szCs w:val="20"/>
          <w:lang w:val="en-IN"/>
        </w:rPr>
        <w:pPrChange w:id="461" w:author="Prerana Kulkarni" w:date="2024-03-30T09:28:00Z" w16du:dateUtc="2024-03-30T03:58:00Z">
          <w:pPr>
            <w:spacing w:line="240" w:lineRule="auto"/>
          </w:pPr>
        </w:pPrChange>
      </w:pPr>
    </w:p>
    <w:p w14:paraId="23DC0B9D" w14:textId="77777777" w:rsidR="004A6A33" w:rsidRPr="004A6A33" w:rsidRDefault="004A6A33">
      <w:pPr>
        <w:spacing w:line="240" w:lineRule="auto"/>
        <w:ind w:left="1440"/>
        <w:rPr>
          <w:ins w:id="462" w:author="Prerana Kulkarni" w:date="2024-03-30T09:28:00Z" w16du:dateUtc="2024-03-30T03:58:00Z"/>
          <w:rFonts w:ascii="Consolas" w:eastAsia="Times New Roman" w:hAnsi="Consolas" w:cs="Times New Roman"/>
          <w:sz w:val="20"/>
          <w:szCs w:val="20"/>
          <w:lang w:val="en-IN"/>
        </w:rPr>
        <w:pPrChange w:id="463" w:author="Prerana Kulkarni" w:date="2024-03-30T09:28:00Z" w16du:dateUtc="2024-03-30T03:58:00Z">
          <w:pPr>
            <w:spacing w:line="240" w:lineRule="auto"/>
          </w:pPr>
        </w:pPrChange>
      </w:pPr>
      <w:ins w:id="464" w:author="Prerana Kulkarni" w:date="2024-03-30T09:28:00Z" w16du:dateUtc="2024-03-30T03:58:00Z">
        <w:r w:rsidRPr="004A6A33">
          <w:rPr>
            <w:rFonts w:ascii="Consolas" w:eastAsia="Times New Roman" w:hAnsi="Consolas" w:cs="Times New Roman"/>
            <w:color w:val="008013"/>
            <w:sz w:val="20"/>
            <w:szCs w:val="20"/>
            <w:lang w:val="en-IN"/>
          </w:rPr>
          <w:t>% Find the index of the largest component</w:t>
        </w:r>
      </w:ins>
    </w:p>
    <w:p w14:paraId="4BB63B89" w14:textId="77777777" w:rsidR="004A6A33" w:rsidRPr="004A6A33" w:rsidRDefault="004A6A33">
      <w:pPr>
        <w:spacing w:line="240" w:lineRule="auto"/>
        <w:ind w:left="1440"/>
        <w:rPr>
          <w:ins w:id="465" w:author="Prerana Kulkarni" w:date="2024-03-30T09:28:00Z" w16du:dateUtc="2024-03-30T03:58:00Z"/>
          <w:rFonts w:ascii="Consolas" w:eastAsia="Times New Roman" w:hAnsi="Consolas" w:cs="Times New Roman"/>
          <w:sz w:val="20"/>
          <w:szCs w:val="20"/>
          <w:lang w:val="en-IN"/>
        </w:rPr>
        <w:pPrChange w:id="466" w:author="Prerana Kulkarni" w:date="2024-03-30T09:28:00Z" w16du:dateUtc="2024-03-30T03:58:00Z">
          <w:pPr>
            <w:spacing w:line="240" w:lineRule="auto"/>
          </w:pPr>
        </w:pPrChange>
      </w:pPr>
      <w:ins w:id="467" w:author="Prerana Kulkarni" w:date="2024-03-30T09:28:00Z" w16du:dateUtc="2024-03-30T03:58:00Z">
        <w:r w:rsidRPr="004A6A33">
          <w:rPr>
            <w:rFonts w:ascii="Consolas" w:eastAsia="Times New Roman" w:hAnsi="Consolas" w:cs="Times New Roman"/>
            <w:sz w:val="20"/>
            <w:szCs w:val="20"/>
            <w:lang w:val="en-IN"/>
          </w:rPr>
          <w:t xml:space="preserve">[~, </w:t>
        </w:r>
        <w:proofErr w:type="spellStart"/>
        <w:r w:rsidRPr="004A6A33">
          <w:rPr>
            <w:rFonts w:ascii="Consolas" w:eastAsia="Times New Roman" w:hAnsi="Consolas" w:cs="Times New Roman"/>
            <w:sz w:val="20"/>
            <w:szCs w:val="20"/>
            <w:lang w:val="en-IN"/>
          </w:rPr>
          <w:t>maxIndex</w:t>
        </w:r>
        <w:proofErr w:type="spellEnd"/>
        <w:r w:rsidRPr="004A6A33">
          <w:rPr>
            <w:rFonts w:ascii="Consolas" w:eastAsia="Times New Roman" w:hAnsi="Consolas" w:cs="Times New Roman"/>
            <w:sz w:val="20"/>
            <w:szCs w:val="20"/>
            <w:lang w:val="en-IN"/>
          </w:rPr>
          <w:t>] = max([</w:t>
        </w:r>
        <w:proofErr w:type="spellStart"/>
        <w:proofErr w:type="gramStart"/>
        <w:r w:rsidRPr="004A6A33">
          <w:rPr>
            <w:rFonts w:ascii="Consolas" w:eastAsia="Times New Roman" w:hAnsi="Consolas" w:cs="Times New Roman"/>
            <w:sz w:val="20"/>
            <w:szCs w:val="20"/>
            <w:lang w:val="en-IN"/>
          </w:rPr>
          <w:t>areas.Area</w:t>
        </w:r>
        <w:proofErr w:type="spellEnd"/>
        <w:proofErr w:type="gramEnd"/>
        <w:r w:rsidRPr="004A6A33">
          <w:rPr>
            <w:rFonts w:ascii="Consolas" w:eastAsia="Times New Roman" w:hAnsi="Consolas" w:cs="Times New Roman"/>
            <w:sz w:val="20"/>
            <w:szCs w:val="20"/>
            <w:lang w:val="en-IN"/>
          </w:rPr>
          <w:t>]);</w:t>
        </w:r>
      </w:ins>
    </w:p>
    <w:p w14:paraId="2916C4C6" w14:textId="77777777" w:rsidR="004A6A33" w:rsidRPr="004A6A33" w:rsidRDefault="004A6A33">
      <w:pPr>
        <w:spacing w:line="240" w:lineRule="auto"/>
        <w:ind w:left="1440"/>
        <w:rPr>
          <w:ins w:id="468" w:author="Prerana Kulkarni" w:date="2024-03-30T09:28:00Z" w16du:dateUtc="2024-03-30T03:58:00Z"/>
          <w:rFonts w:ascii="Consolas" w:eastAsia="Times New Roman" w:hAnsi="Consolas" w:cs="Times New Roman"/>
          <w:sz w:val="20"/>
          <w:szCs w:val="20"/>
          <w:lang w:val="en-IN"/>
        </w:rPr>
        <w:pPrChange w:id="469" w:author="Prerana Kulkarni" w:date="2024-03-30T09:28:00Z" w16du:dateUtc="2024-03-30T03:58:00Z">
          <w:pPr>
            <w:spacing w:line="240" w:lineRule="auto"/>
          </w:pPr>
        </w:pPrChange>
      </w:pPr>
    </w:p>
    <w:p w14:paraId="698796C6" w14:textId="77777777" w:rsidR="004A6A33" w:rsidRPr="004A6A33" w:rsidRDefault="004A6A33">
      <w:pPr>
        <w:spacing w:line="240" w:lineRule="auto"/>
        <w:ind w:left="1440"/>
        <w:rPr>
          <w:ins w:id="470" w:author="Prerana Kulkarni" w:date="2024-03-30T09:28:00Z" w16du:dateUtc="2024-03-30T03:58:00Z"/>
          <w:rFonts w:ascii="Consolas" w:eastAsia="Times New Roman" w:hAnsi="Consolas" w:cs="Times New Roman"/>
          <w:sz w:val="20"/>
          <w:szCs w:val="20"/>
          <w:lang w:val="en-IN"/>
        </w:rPr>
        <w:pPrChange w:id="471" w:author="Prerana Kulkarni" w:date="2024-03-30T09:28:00Z" w16du:dateUtc="2024-03-30T03:58:00Z">
          <w:pPr>
            <w:spacing w:line="240" w:lineRule="auto"/>
          </w:pPr>
        </w:pPrChange>
      </w:pPr>
      <w:ins w:id="472" w:author="Prerana Kulkarni" w:date="2024-03-30T09:28:00Z" w16du:dateUtc="2024-03-30T03:58:00Z">
        <w:r w:rsidRPr="004A6A33">
          <w:rPr>
            <w:rFonts w:ascii="Consolas" w:eastAsia="Times New Roman" w:hAnsi="Consolas" w:cs="Times New Roman"/>
            <w:color w:val="008013"/>
            <w:sz w:val="20"/>
            <w:szCs w:val="20"/>
            <w:lang w:val="en-IN"/>
          </w:rPr>
          <w:t>% Extract the indices of the pixels belonging to the largest component</w:t>
        </w:r>
      </w:ins>
    </w:p>
    <w:p w14:paraId="11B028A3" w14:textId="77777777" w:rsidR="004A6A33" w:rsidRPr="004A6A33" w:rsidRDefault="004A6A33">
      <w:pPr>
        <w:spacing w:line="240" w:lineRule="auto"/>
        <w:ind w:left="1440"/>
        <w:rPr>
          <w:ins w:id="473" w:author="Prerana Kulkarni" w:date="2024-03-30T09:28:00Z" w16du:dateUtc="2024-03-30T03:58:00Z"/>
          <w:rFonts w:ascii="Consolas" w:eastAsia="Times New Roman" w:hAnsi="Consolas" w:cs="Times New Roman"/>
          <w:sz w:val="20"/>
          <w:szCs w:val="20"/>
          <w:lang w:val="en-IN"/>
        </w:rPr>
        <w:pPrChange w:id="474" w:author="Prerana Kulkarni" w:date="2024-03-30T09:28:00Z" w16du:dateUtc="2024-03-30T03:58:00Z">
          <w:pPr>
            <w:spacing w:line="240" w:lineRule="auto"/>
          </w:pPr>
        </w:pPrChange>
      </w:pPr>
      <w:proofErr w:type="spellStart"/>
      <w:ins w:id="475" w:author="Prerana Kulkarni" w:date="2024-03-30T09:28:00Z" w16du:dateUtc="2024-03-30T03:58:00Z">
        <w:r w:rsidRPr="004A6A33">
          <w:rPr>
            <w:rFonts w:ascii="Consolas" w:eastAsia="Times New Roman" w:hAnsi="Consolas" w:cs="Times New Roman"/>
            <w:sz w:val="20"/>
            <w:szCs w:val="20"/>
            <w:lang w:val="en-IN"/>
          </w:rPr>
          <w:t>largestComponentIndices</w:t>
        </w:r>
        <w:proofErr w:type="spellEnd"/>
        <w:r w:rsidRPr="004A6A33">
          <w:rPr>
            <w:rFonts w:ascii="Consolas" w:eastAsia="Times New Roman" w:hAnsi="Consolas" w:cs="Times New Roman"/>
            <w:sz w:val="20"/>
            <w:szCs w:val="20"/>
            <w:lang w:val="en-IN"/>
          </w:rPr>
          <w:t xml:space="preserve"> = </w:t>
        </w:r>
        <w:proofErr w:type="spellStart"/>
        <w:proofErr w:type="gramStart"/>
        <w:r w:rsidRPr="004A6A33">
          <w:rPr>
            <w:rFonts w:ascii="Consolas" w:eastAsia="Times New Roman" w:hAnsi="Consolas" w:cs="Times New Roman"/>
            <w:sz w:val="20"/>
            <w:szCs w:val="20"/>
            <w:lang w:val="en-IN"/>
          </w:rPr>
          <w:t>cc.PixelIdxList</w:t>
        </w:r>
        <w:proofErr w:type="spellEnd"/>
        <w:proofErr w:type="gramEnd"/>
        <w:r w:rsidRPr="004A6A33">
          <w:rPr>
            <w:rFonts w:ascii="Consolas" w:eastAsia="Times New Roman" w:hAnsi="Consolas" w:cs="Times New Roman"/>
            <w:sz w:val="20"/>
            <w:szCs w:val="20"/>
            <w:lang w:val="en-IN"/>
          </w:rPr>
          <w:t>{</w:t>
        </w:r>
        <w:proofErr w:type="spellStart"/>
        <w:r w:rsidRPr="004A6A33">
          <w:rPr>
            <w:rFonts w:ascii="Consolas" w:eastAsia="Times New Roman" w:hAnsi="Consolas" w:cs="Times New Roman"/>
            <w:sz w:val="20"/>
            <w:szCs w:val="20"/>
            <w:lang w:val="en-IN"/>
          </w:rPr>
          <w:t>maxIndex</w:t>
        </w:r>
        <w:proofErr w:type="spellEnd"/>
        <w:r w:rsidRPr="004A6A33">
          <w:rPr>
            <w:rFonts w:ascii="Consolas" w:eastAsia="Times New Roman" w:hAnsi="Consolas" w:cs="Times New Roman"/>
            <w:sz w:val="20"/>
            <w:szCs w:val="20"/>
            <w:lang w:val="en-IN"/>
          </w:rPr>
          <w:t>};</w:t>
        </w:r>
      </w:ins>
    </w:p>
    <w:p w14:paraId="2E13AE9D" w14:textId="77777777" w:rsidR="004A6A33" w:rsidRPr="004A6A33" w:rsidRDefault="004A6A33">
      <w:pPr>
        <w:spacing w:line="240" w:lineRule="auto"/>
        <w:ind w:left="1440"/>
        <w:rPr>
          <w:ins w:id="476" w:author="Prerana Kulkarni" w:date="2024-03-30T09:28:00Z" w16du:dateUtc="2024-03-30T03:58:00Z"/>
          <w:rFonts w:ascii="Consolas" w:eastAsia="Times New Roman" w:hAnsi="Consolas" w:cs="Times New Roman"/>
          <w:sz w:val="20"/>
          <w:szCs w:val="20"/>
          <w:lang w:val="en-IN"/>
        </w:rPr>
        <w:pPrChange w:id="477" w:author="Prerana Kulkarni" w:date="2024-03-30T09:28:00Z" w16du:dateUtc="2024-03-30T03:58:00Z">
          <w:pPr>
            <w:spacing w:line="240" w:lineRule="auto"/>
          </w:pPr>
        </w:pPrChange>
      </w:pPr>
    </w:p>
    <w:p w14:paraId="441E75C2" w14:textId="77777777" w:rsidR="004A6A33" w:rsidRPr="004A6A33" w:rsidRDefault="004A6A33">
      <w:pPr>
        <w:spacing w:line="240" w:lineRule="auto"/>
        <w:ind w:left="1440"/>
        <w:rPr>
          <w:ins w:id="478" w:author="Prerana Kulkarni" w:date="2024-03-30T09:28:00Z" w16du:dateUtc="2024-03-30T03:58:00Z"/>
          <w:rFonts w:ascii="Consolas" w:eastAsia="Times New Roman" w:hAnsi="Consolas" w:cs="Times New Roman"/>
          <w:sz w:val="20"/>
          <w:szCs w:val="20"/>
          <w:lang w:val="en-IN"/>
        </w:rPr>
        <w:pPrChange w:id="479" w:author="Prerana Kulkarni" w:date="2024-03-30T09:28:00Z" w16du:dateUtc="2024-03-30T03:58:00Z">
          <w:pPr>
            <w:spacing w:line="240" w:lineRule="auto"/>
          </w:pPr>
        </w:pPrChange>
      </w:pPr>
      <w:ins w:id="480" w:author="Prerana Kulkarni" w:date="2024-03-30T09:28:00Z" w16du:dateUtc="2024-03-30T03:58:00Z">
        <w:r w:rsidRPr="004A6A33">
          <w:rPr>
            <w:rFonts w:ascii="Consolas" w:eastAsia="Times New Roman" w:hAnsi="Consolas" w:cs="Times New Roman"/>
            <w:color w:val="008013"/>
            <w:sz w:val="20"/>
            <w:szCs w:val="20"/>
            <w:lang w:val="en-IN"/>
          </w:rPr>
          <w:t>% Create a binary mask for the largest component</w:t>
        </w:r>
      </w:ins>
    </w:p>
    <w:p w14:paraId="5F985A35" w14:textId="77777777" w:rsidR="004A6A33" w:rsidRPr="004A6A33" w:rsidRDefault="004A6A33">
      <w:pPr>
        <w:spacing w:line="240" w:lineRule="auto"/>
        <w:ind w:left="1440"/>
        <w:rPr>
          <w:ins w:id="481" w:author="Prerana Kulkarni" w:date="2024-03-30T09:28:00Z" w16du:dateUtc="2024-03-30T03:58:00Z"/>
          <w:rFonts w:ascii="Consolas" w:eastAsia="Times New Roman" w:hAnsi="Consolas" w:cs="Times New Roman"/>
          <w:sz w:val="20"/>
          <w:szCs w:val="20"/>
          <w:lang w:val="en-IN"/>
        </w:rPr>
        <w:pPrChange w:id="482" w:author="Prerana Kulkarni" w:date="2024-03-30T09:28:00Z" w16du:dateUtc="2024-03-30T03:58:00Z">
          <w:pPr>
            <w:spacing w:line="240" w:lineRule="auto"/>
          </w:pPr>
        </w:pPrChange>
      </w:pPr>
      <w:proofErr w:type="spellStart"/>
      <w:ins w:id="483" w:author="Prerana Kulkarni" w:date="2024-03-30T09:28:00Z" w16du:dateUtc="2024-03-30T03:58:00Z">
        <w:r w:rsidRPr="004A6A33">
          <w:rPr>
            <w:rFonts w:ascii="Consolas" w:eastAsia="Times New Roman" w:hAnsi="Consolas" w:cs="Times New Roman"/>
            <w:sz w:val="20"/>
            <w:szCs w:val="20"/>
            <w:lang w:val="en-IN"/>
          </w:rPr>
          <w:t>largestComponentMask</w:t>
        </w:r>
        <w:proofErr w:type="spellEnd"/>
        <w:r w:rsidRPr="004A6A33">
          <w:rPr>
            <w:rFonts w:ascii="Consolas" w:eastAsia="Times New Roman" w:hAnsi="Consolas" w:cs="Times New Roman"/>
            <w:sz w:val="20"/>
            <w:szCs w:val="20"/>
            <w:lang w:val="en-IN"/>
          </w:rPr>
          <w:t xml:space="preserve"> = false(size(</w:t>
        </w:r>
        <w:proofErr w:type="spellStart"/>
        <w:r w:rsidRPr="004A6A33">
          <w:rPr>
            <w:rFonts w:ascii="Consolas" w:eastAsia="Times New Roman" w:hAnsi="Consolas" w:cs="Times New Roman"/>
            <w:sz w:val="20"/>
            <w:szCs w:val="20"/>
            <w:lang w:val="en-IN"/>
          </w:rPr>
          <w:t>binaryImage</w:t>
        </w:r>
        <w:proofErr w:type="spellEnd"/>
        <w:r w:rsidRPr="004A6A33">
          <w:rPr>
            <w:rFonts w:ascii="Consolas" w:eastAsia="Times New Roman" w:hAnsi="Consolas" w:cs="Times New Roman"/>
            <w:sz w:val="20"/>
            <w:szCs w:val="20"/>
            <w:lang w:val="en-IN"/>
          </w:rPr>
          <w:t>));</w:t>
        </w:r>
      </w:ins>
    </w:p>
    <w:p w14:paraId="72C98F13" w14:textId="77777777" w:rsidR="004A6A33" w:rsidRPr="004A6A33" w:rsidRDefault="004A6A33">
      <w:pPr>
        <w:spacing w:line="240" w:lineRule="auto"/>
        <w:ind w:left="1440"/>
        <w:rPr>
          <w:ins w:id="484" w:author="Prerana Kulkarni" w:date="2024-03-30T09:28:00Z" w16du:dateUtc="2024-03-30T03:58:00Z"/>
          <w:rFonts w:ascii="Consolas" w:eastAsia="Times New Roman" w:hAnsi="Consolas" w:cs="Times New Roman"/>
          <w:sz w:val="20"/>
          <w:szCs w:val="20"/>
          <w:lang w:val="en-IN"/>
        </w:rPr>
        <w:pPrChange w:id="485" w:author="Prerana Kulkarni" w:date="2024-03-30T09:28:00Z" w16du:dateUtc="2024-03-30T03:58:00Z">
          <w:pPr>
            <w:spacing w:line="240" w:lineRule="auto"/>
          </w:pPr>
        </w:pPrChange>
      </w:pPr>
      <w:proofErr w:type="spellStart"/>
      <w:ins w:id="486" w:author="Prerana Kulkarni" w:date="2024-03-30T09:28:00Z" w16du:dateUtc="2024-03-30T03:58:00Z">
        <w:r w:rsidRPr="004A6A33">
          <w:rPr>
            <w:rFonts w:ascii="Consolas" w:eastAsia="Times New Roman" w:hAnsi="Consolas" w:cs="Times New Roman"/>
            <w:sz w:val="20"/>
            <w:szCs w:val="20"/>
            <w:lang w:val="en-IN"/>
          </w:rPr>
          <w:t>largestComponentMask</w:t>
        </w:r>
        <w:proofErr w:type="spellEnd"/>
        <w:r w:rsidRPr="004A6A33">
          <w:rPr>
            <w:rFonts w:ascii="Consolas" w:eastAsia="Times New Roman" w:hAnsi="Consolas" w:cs="Times New Roman"/>
            <w:sz w:val="20"/>
            <w:szCs w:val="20"/>
            <w:lang w:val="en-IN"/>
          </w:rPr>
          <w:t>(</w:t>
        </w:r>
        <w:proofErr w:type="spellStart"/>
        <w:r w:rsidRPr="004A6A33">
          <w:rPr>
            <w:rFonts w:ascii="Consolas" w:eastAsia="Times New Roman" w:hAnsi="Consolas" w:cs="Times New Roman"/>
            <w:sz w:val="20"/>
            <w:szCs w:val="20"/>
            <w:lang w:val="en-IN"/>
          </w:rPr>
          <w:t>largestComponentIndices</w:t>
        </w:r>
        <w:proofErr w:type="spellEnd"/>
        <w:r w:rsidRPr="004A6A33">
          <w:rPr>
            <w:rFonts w:ascii="Consolas" w:eastAsia="Times New Roman" w:hAnsi="Consolas" w:cs="Times New Roman"/>
            <w:sz w:val="20"/>
            <w:szCs w:val="20"/>
            <w:lang w:val="en-IN"/>
          </w:rPr>
          <w:t>) = true;</w:t>
        </w:r>
      </w:ins>
    </w:p>
    <w:p w14:paraId="3982B45A" w14:textId="77777777" w:rsidR="004A6A33" w:rsidRPr="004A6A33" w:rsidRDefault="004A6A33">
      <w:pPr>
        <w:spacing w:line="240" w:lineRule="auto"/>
        <w:ind w:left="1440"/>
        <w:rPr>
          <w:ins w:id="487" w:author="Prerana Kulkarni" w:date="2024-03-30T09:28:00Z" w16du:dateUtc="2024-03-30T03:58:00Z"/>
          <w:rFonts w:ascii="Consolas" w:eastAsia="Times New Roman" w:hAnsi="Consolas" w:cs="Times New Roman"/>
          <w:sz w:val="20"/>
          <w:szCs w:val="20"/>
          <w:lang w:val="en-IN"/>
        </w:rPr>
        <w:pPrChange w:id="488" w:author="Prerana Kulkarni" w:date="2024-03-30T09:28:00Z" w16du:dateUtc="2024-03-30T03:58:00Z">
          <w:pPr>
            <w:spacing w:line="240" w:lineRule="auto"/>
          </w:pPr>
        </w:pPrChange>
      </w:pPr>
    </w:p>
    <w:p w14:paraId="664DC2A0" w14:textId="77777777" w:rsidR="004A6A33" w:rsidRPr="004A6A33" w:rsidRDefault="004A6A33">
      <w:pPr>
        <w:spacing w:line="240" w:lineRule="auto"/>
        <w:ind w:left="1440"/>
        <w:rPr>
          <w:ins w:id="489" w:author="Prerana Kulkarni" w:date="2024-03-30T09:28:00Z" w16du:dateUtc="2024-03-30T03:58:00Z"/>
          <w:rFonts w:ascii="Consolas" w:eastAsia="Times New Roman" w:hAnsi="Consolas" w:cs="Times New Roman"/>
          <w:sz w:val="20"/>
          <w:szCs w:val="20"/>
          <w:lang w:val="en-IN"/>
        </w:rPr>
        <w:pPrChange w:id="490" w:author="Prerana Kulkarni" w:date="2024-03-30T09:28:00Z" w16du:dateUtc="2024-03-30T03:58:00Z">
          <w:pPr>
            <w:spacing w:line="240" w:lineRule="auto"/>
          </w:pPr>
        </w:pPrChange>
      </w:pPr>
      <w:ins w:id="491" w:author="Prerana Kulkarni" w:date="2024-03-30T09:28:00Z" w16du:dateUtc="2024-03-30T03:58:00Z">
        <w:r w:rsidRPr="004A6A33">
          <w:rPr>
            <w:rFonts w:ascii="Consolas" w:eastAsia="Times New Roman" w:hAnsi="Consolas" w:cs="Times New Roman"/>
            <w:color w:val="008013"/>
            <w:sz w:val="20"/>
            <w:szCs w:val="20"/>
            <w:lang w:val="en-IN"/>
          </w:rPr>
          <w:t>% Display the original and the segmented brain</w:t>
        </w:r>
      </w:ins>
    </w:p>
    <w:p w14:paraId="50305D79" w14:textId="77777777" w:rsidR="004A6A33" w:rsidRPr="004A6A33" w:rsidRDefault="004A6A33">
      <w:pPr>
        <w:spacing w:line="240" w:lineRule="auto"/>
        <w:ind w:left="1440"/>
        <w:rPr>
          <w:ins w:id="492" w:author="Prerana Kulkarni" w:date="2024-03-30T09:28:00Z" w16du:dateUtc="2024-03-30T03:58:00Z"/>
          <w:rFonts w:ascii="Consolas" w:eastAsia="Times New Roman" w:hAnsi="Consolas" w:cs="Times New Roman"/>
          <w:sz w:val="20"/>
          <w:szCs w:val="20"/>
          <w:lang w:val="en-IN"/>
        </w:rPr>
        <w:pPrChange w:id="493" w:author="Prerana Kulkarni" w:date="2024-03-30T09:28:00Z" w16du:dateUtc="2024-03-30T03:58:00Z">
          <w:pPr>
            <w:spacing w:line="240" w:lineRule="auto"/>
          </w:pPr>
        </w:pPrChange>
      </w:pPr>
      <w:ins w:id="494" w:author="Prerana Kulkarni" w:date="2024-03-30T09:28:00Z" w16du:dateUtc="2024-03-30T03:58:00Z">
        <w:r w:rsidRPr="004A6A33">
          <w:rPr>
            <w:rFonts w:ascii="Consolas" w:eastAsia="Times New Roman" w:hAnsi="Consolas" w:cs="Times New Roman"/>
            <w:sz w:val="20"/>
            <w:szCs w:val="20"/>
            <w:lang w:val="en-IN"/>
          </w:rPr>
          <w:t>figure;</w:t>
        </w:r>
      </w:ins>
    </w:p>
    <w:p w14:paraId="6A7ED3A1" w14:textId="77777777" w:rsidR="004A6A33" w:rsidRPr="004A6A33" w:rsidRDefault="004A6A33">
      <w:pPr>
        <w:spacing w:line="240" w:lineRule="auto"/>
        <w:ind w:left="1440"/>
        <w:rPr>
          <w:ins w:id="495" w:author="Prerana Kulkarni" w:date="2024-03-30T09:28:00Z" w16du:dateUtc="2024-03-30T03:58:00Z"/>
          <w:rFonts w:ascii="Consolas" w:eastAsia="Times New Roman" w:hAnsi="Consolas" w:cs="Times New Roman"/>
          <w:sz w:val="20"/>
          <w:szCs w:val="20"/>
          <w:lang w:val="en-IN"/>
        </w:rPr>
        <w:pPrChange w:id="496" w:author="Prerana Kulkarni" w:date="2024-03-30T09:28:00Z" w16du:dateUtc="2024-03-30T03:58:00Z">
          <w:pPr>
            <w:spacing w:line="240" w:lineRule="auto"/>
          </w:pPr>
        </w:pPrChange>
      </w:pPr>
      <w:proofErr w:type="gramStart"/>
      <w:ins w:id="497" w:author="Prerana Kulkarni" w:date="2024-03-30T09:28:00Z" w16du:dateUtc="2024-03-30T03:58:00Z">
        <w:r w:rsidRPr="004A6A33">
          <w:rPr>
            <w:rFonts w:ascii="Consolas" w:eastAsia="Times New Roman" w:hAnsi="Consolas" w:cs="Times New Roman"/>
            <w:sz w:val="20"/>
            <w:szCs w:val="20"/>
            <w:lang w:val="en-IN"/>
          </w:rPr>
          <w:t>subplot(</w:t>
        </w:r>
        <w:proofErr w:type="gramEnd"/>
        <w:r w:rsidRPr="004A6A33">
          <w:rPr>
            <w:rFonts w:ascii="Consolas" w:eastAsia="Times New Roman" w:hAnsi="Consolas" w:cs="Times New Roman"/>
            <w:sz w:val="20"/>
            <w:szCs w:val="20"/>
            <w:lang w:val="en-IN"/>
          </w:rPr>
          <w:t>1, 2, 1);</w:t>
        </w:r>
      </w:ins>
    </w:p>
    <w:p w14:paraId="1E89BE2D" w14:textId="77777777" w:rsidR="004A6A33" w:rsidRPr="004A6A33" w:rsidRDefault="004A6A33">
      <w:pPr>
        <w:spacing w:line="240" w:lineRule="auto"/>
        <w:ind w:left="1440"/>
        <w:rPr>
          <w:ins w:id="498" w:author="Prerana Kulkarni" w:date="2024-03-30T09:28:00Z" w16du:dateUtc="2024-03-30T03:58:00Z"/>
          <w:rFonts w:ascii="Consolas" w:eastAsia="Times New Roman" w:hAnsi="Consolas" w:cs="Times New Roman"/>
          <w:sz w:val="20"/>
          <w:szCs w:val="20"/>
          <w:lang w:val="en-IN"/>
        </w:rPr>
        <w:pPrChange w:id="499" w:author="Prerana Kulkarni" w:date="2024-03-30T09:28:00Z" w16du:dateUtc="2024-03-30T03:58:00Z">
          <w:pPr>
            <w:spacing w:line="240" w:lineRule="auto"/>
          </w:pPr>
        </w:pPrChange>
      </w:pPr>
      <w:proofErr w:type="spellStart"/>
      <w:ins w:id="500" w:author="Prerana Kulkarni" w:date="2024-03-30T09:28:00Z" w16du:dateUtc="2024-03-30T03:58:00Z">
        <w:r w:rsidRPr="004A6A33">
          <w:rPr>
            <w:rFonts w:ascii="Consolas" w:eastAsia="Times New Roman" w:hAnsi="Consolas" w:cs="Times New Roman"/>
            <w:sz w:val="20"/>
            <w:szCs w:val="20"/>
            <w:lang w:val="en-IN"/>
          </w:rPr>
          <w:t>imshow</w:t>
        </w:r>
        <w:proofErr w:type="spellEnd"/>
        <w:r w:rsidRPr="004A6A33">
          <w:rPr>
            <w:rFonts w:ascii="Consolas" w:eastAsia="Times New Roman" w:hAnsi="Consolas" w:cs="Times New Roman"/>
            <w:sz w:val="20"/>
            <w:szCs w:val="20"/>
            <w:lang w:val="en-IN"/>
          </w:rPr>
          <w:t>(image);</w:t>
        </w:r>
      </w:ins>
    </w:p>
    <w:p w14:paraId="25519366" w14:textId="77777777" w:rsidR="004A6A33" w:rsidRPr="004A6A33" w:rsidRDefault="004A6A33">
      <w:pPr>
        <w:spacing w:line="240" w:lineRule="auto"/>
        <w:ind w:left="1440"/>
        <w:rPr>
          <w:ins w:id="501" w:author="Prerana Kulkarni" w:date="2024-03-30T09:28:00Z" w16du:dateUtc="2024-03-30T03:58:00Z"/>
          <w:rFonts w:ascii="Consolas" w:eastAsia="Times New Roman" w:hAnsi="Consolas" w:cs="Times New Roman"/>
          <w:sz w:val="20"/>
          <w:szCs w:val="20"/>
          <w:lang w:val="en-IN"/>
        </w:rPr>
        <w:pPrChange w:id="502" w:author="Prerana Kulkarni" w:date="2024-03-30T09:28:00Z" w16du:dateUtc="2024-03-30T03:58:00Z">
          <w:pPr>
            <w:spacing w:line="240" w:lineRule="auto"/>
          </w:pPr>
        </w:pPrChange>
      </w:pPr>
      <w:proofErr w:type="gramStart"/>
      <w:ins w:id="503" w:author="Prerana Kulkarni" w:date="2024-03-30T09:28:00Z" w16du:dateUtc="2024-03-30T03:58:00Z">
        <w:r w:rsidRPr="004A6A33">
          <w:rPr>
            <w:rFonts w:ascii="Consolas" w:eastAsia="Times New Roman" w:hAnsi="Consolas" w:cs="Times New Roman"/>
            <w:sz w:val="20"/>
            <w:szCs w:val="20"/>
            <w:lang w:val="en-IN"/>
          </w:rPr>
          <w:t>title(</w:t>
        </w:r>
        <w:proofErr w:type="gramEnd"/>
        <w:r w:rsidRPr="004A6A33">
          <w:rPr>
            <w:rFonts w:ascii="Consolas" w:eastAsia="Times New Roman" w:hAnsi="Consolas" w:cs="Times New Roman"/>
            <w:color w:val="A709F5"/>
            <w:sz w:val="20"/>
            <w:szCs w:val="20"/>
            <w:lang w:val="en-IN"/>
          </w:rPr>
          <w:t>'Original Image'</w:t>
        </w:r>
        <w:r w:rsidRPr="004A6A33">
          <w:rPr>
            <w:rFonts w:ascii="Consolas" w:eastAsia="Times New Roman" w:hAnsi="Consolas" w:cs="Times New Roman"/>
            <w:sz w:val="20"/>
            <w:szCs w:val="20"/>
            <w:lang w:val="en-IN"/>
          </w:rPr>
          <w:t>);</w:t>
        </w:r>
      </w:ins>
    </w:p>
    <w:p w14:paraId="45907BBB" w14:textId="77777777" w:rsidR="004A6A33" w:rsidRPr="004A6A33" w:rsidRDefault="004A6A33">
      <w:pPr>
        <w:spacing w:line="240" w:lineRule="auto"/>
        <w:ind w:left="1440"/>
        <w:rPr>
          <w:ins w:id="504" w:author="Prerana Kulkarni" w:date="2024-03-30T09:28:00Z" w16du:dateUtc="2024-03-30T03:58:00Z"/>
          <w:rFonts w:ascii="Consolas" w:eastAsia="Times New Roman" w:hAnsi="Consolas" w:cs="Times New Roman"/>
          <w:sz w:val="20"/>
          <w:szCs w:val="20"/>
          <w:lang w:val="en-IN"/>
        </w:rPr>
        <w:pPrChange w:id="505" w:author="Prerana Kulkarni" w:date="2024-03-30T09:28:00Z" w16du:dateUtc="2024-03-30T03:58:00Z">
          <w:pPr>
            <w:spacing w:line="240" w:lineRule="auto"/>
          </w:pPr>
        </w:pPrChange>
      </w:pPr>
    </w:p>
    <w:p w14:paraId="52E7A04E" w14:textId="77777777" w:rsidR="004A6A33" w:rsidRPr="004A6A33" w:rsidRDefault="004A6A33">
      <w:pPr>
        <w:spacing w:line="240" w:lineRule="auto"/>
        <w:ind w:left="1440"/>
        <w:rPr>
          <w:ins w:id="506" w:author="Prerana Kulkarni" w:date="2024-03-30T09:28:00Z" w16du:dateUtc="2024-03-30T03:58:00Z"/>
          <w:rFonts w:ascii="Consolas" w:eastAsia="Times New Roman" w:hAnsi="Consolas" w:cs="Times New Roman"/>
          <w:sz w:val="20"/>
          <w:szCs w:val="20"/>
          <w:lang w:val="en-IN"/>
        </w:rPr>
        <w:pPrChange w:id="507" w:author="Prerana Kulkarni" w:date="2024-03-30T09:28:00Z" w16du:dateUtc="2024-03-30T03:58:00Z">
          <w:pPr>
            <w:spacing w:line="240" w:lineRule="auto"/>
          </w:pPr>
        </w:pPrChange>
      </w:pPr>
      <w:proofErr w:type="gramStart"/>
      <w:ins w:id="508" w:author="Prerana Kulkarni" w:date="2024-03-30T09:28:00Z" w16du:dateUtc="2024-03-30T03:58:00Z">
        <w:r w:rsidRPr="004A6A33">
          <w:rPr>
            <w:rFonts w:ascii="Consolas" w:eastAsia="Times New Roman" w:hAnsi="Consolas" w:cs="Times New Roman"/>
            <w:sz w:val="20"/>
            <w:szCs w:val="20"/>
            <w:lang w:val="en-IN"/>
          </w:rPr>
          <w:t>subplot(</w:t>
        </w:r>
        <w:proofErr w:type="gramEnd"/>
        <w:r w:rsidRPr="004A6A33">
          <w:rPr>
            <w:rFonts w:ascii="Consolas" w:eastAsia="Times New Roman" w:hAnsi="Consolas" w:cs="Times New Roman"/>
            <w:sz w:val="20"/>
            <w:szCs w:val="20"/>
            <w:lang w:val="en-IN"/>
          </w:rPr>
          <w:t>1, 2, 2);</w:t>
        </w:r>
      </w:ins>
    </w:p>
    <w:p w14:paraId="1AFDB558" w14:textId="77777777" w:rsidR="004A6A33" w:rsidRPr="004A6A33" w:rsidRDefault="004A6A33">
      <w:pPr>
        <w:spacing w:line="240" w:lineRule="auto"/>
        <w:ind w:left="1440"/>
        <w:rPr>
          <w:ins w:id="509" w:author="Prerana Kulkarni" w:date="2024-03-30T09:28:00Z" w16du:dateUtc="2024-03-30T03:58:00Z"/>
          <w:rFonts w:ascii="Consolas" w:eastAsia="Times New Roman" w:hAnsi="Consolas" w:cs="Times New Roman"/>
          <w:sz w:val="20"/>
          <w:szCs w:val="20"/>
          <w:lang w:val="en-IN"/>
        </w:rPr>
        <w:pPrChange w:id="510" w:author="Prerana Kulkarni" w:date="2024-03-30T09:28:00Z" w16du:dateUtc="2024-03-30T03:58:00Z">
          <w:pPr>
            <w:spacing w:line="240" w:lineRule="auto"/>
          </w:pPr>
        </w:pPrChange>
      </w:pPr>
      <w:proofErr w:type="spellStart"/>
      <w:ins w:id="511" w:author="Prerana Kulkarni" w:date="2024-03-30T09:28:00Z" w16du:dateUtc="2024-03-30T03:58:00Z">
        <w:r w:rsidRPr="004A6A33">
          <w:rPr>
            <w:rFonts w:ascii="Consolas" w:eastAsia="Times New Roman" w:hAnsi="Consolas" w:cs="Times New Roman"/>
            <w:sz w:val="20"/>
            <w:szCs w:val="20"/>
            <w:lang w:val="en-IN"/>
          </w:rPr>
          <w:t>imshow</w:t>
        </w:r>
        <w:proofErr w:type="spellEnd"/>
        <w:r w:rsidRPr="004A6A33">
          <w:rPr>
            <w:rFonts w:ascii="Consolas" w:eastAsia="Times New Roman" w:hAnsi="Consolas" w:cs="Times New Roman"/>
            <w:sz w:val="20"/>
            <w:szCs w:val="20"/>
            <w:lang w:val="en-IN"/>
          </w:rPr>
          <w:t>(</w:t>
        </w:r>
        <w:proofErr w:type="spellStart"/>
        <w:r w:rsidRPr="004A6A33">
          <w:rPr>
            <w:rFonts w:ascii="Consolas" w:eastAsia="Times New Roman" w:hAnsi="Consolas" w:cs="Times New Roman"/>
            <w:sz w:val="20"/>
            <w:szCs w:val="20"/>
            <w:lang w:val="en-IN"/>
          </w:rPr>
          <w:t>largestComponentMask</w:t>
        </w:r>
        <w:proofErr w:type="spellEnd"/>
        <w:r w:rsidRPr="004A6A33">
          <w:rPr>
            <w:rFonts w:ascii="Consolas" w:eastAsia="Times New Roman" w:hAnsi="Consolas" w:cs="Times New Roman"/>
            <w:sz w:val="20"/>
            <w:szCs w:val="20"/>
            <w:lang w:val="en-IN"/>
          </w:rPr>
          <w:t>);</w:t>
        </w:r>
      </w:ins>
    </w:p>
    <w:p w14:paraId="12229EC1" w14:textId="77777777" w:rsidR="004A6A33" w:rsidRPr="004A6A33" w:rsidRDefault="004A6A33">
      <w:pPr>
        <w:spacing w:line="240" w:lineRule="auto"/>
        <w:ind w:left="1440"/>
        <w:rPr>
          <w:ins w:id="512" w:author="Prerana Kulkarni" w:date="2024-03-30T09:28:00Z" w16du:dateUtc="2024-03-30T03:58:00Z"/>
          <w:rFonts w:ascii="Consolas" w:eastAsia="Times New Roman" w:hAnsi="Consolas" w:cs="Times New Roman"/>
          <w:sz w:val="20"/>
          <w:szCs w:val="20"/>
          <w:lang w:val="en-IN"/>
        </w:rPr>
        <w:pPrChange w:id="513" w:author="Prerana Kulkarni" w:date="2024-03-30T09:28:00Z" w16du:dateUtc="2024-03-30T03:58:00Z">
          <w:pPr>
            <w:spacing w:line="240" w:lineRule="auto"/>
          </w:pPr>
        </w:pPrChange>
      </w:pPr>
      <w:proofErr w:type="gramStart"/>
      <w:ins w:id="514" w:author="Prerana Kulkarni" w:date="2024-03-30T09:28:00Z" w16du:dateUtc="2024-03-30T03:58:00Z">
        <w:r w:rsidRPr="004A6A33">
          <w:rPr>
            <w:rFonts w:ascii="Consolas" w:eastAsia="Times New Roman" w:hAnsi="Consolas" w:cs="Times New Roman"/>
            <w:sz w:val="20"/>
            <w:szCs w:val="20"/>
            <w:lang w:val="en-IN"/>
          </w:rPr>
          <w:t>title(</w:t>
        </w:r>
        <w:proofErr w:type="gramEnd"/>
        <w:r w:rsidRPr="004A6A33">
          <w:rPr>
            <w:rFonts w:ascii="Consolas" w:eastAsia="Times New Roman" w:hAnsi="Consolas" w:cs="Times New Roman"/>
            <w:color w:val="A709F5"/>
            <w:sz w:val="20"/>
            <w:szCs w:val="20"/>
            <w:lang w:val="en-IN"/>
          </w:rPr>
          <w:t>'Segmented Brain'</w:t>
        </w:r>
        <w:r w:rsidRPr="004A6A33">
          <w:rPr>
            <w:rFonts w:ascii="Consolas" w:eastAsia="Times New Roman" w:hAnsi="Consolas" w:cs="Times New Roman"/>
            <w:sz w:val="20"/>
            <w:szCs w:val="20"/>
            <w:lang w:val="en-IN"/>
          </w:rPr>
          <w:t>);</w:t>
        </w:r>
      </w:ins>
    </w:p>
    <w:p w14:paraId="553104EA" w14:textId="77777777" w:rsidR="004A6A33" w:rsidRPr="004A6A33" w:rsidRDefault="004A6A33" w:rsidP="004A6A33">
      <w:pPr>
        <w:spacing w:line="240" w:lineRule="auto"/>
        <w:rPr>
          <w:ins w:id="515" w:author="Prerana Kulkarni" w:date="2024-03-30T09:28:00Z" w16du:dateUtc="2024-03-30T03:58:00Z"/>
          <w:rFonts w:ascii="Consolas" w:eastAsia="Times New Roman" w:hAnsi="Consolas" w:cs="Times New Roman"/>
          <w:sz w:val="20"/>
          <w:szCs w:val="20"/>
          <w:lang w:val="en-IN"/>
        </w:rPr>
      </w:pPr>
    </w:p>
    <w:p w14:paraId="1EE974D9" w14:textId="77777777" w:rsidR="004A6A33" w:rsidRDefault="004A6A33">
      <w:pPr>
        <w:ind w:left="1440"/>
        <w:rPr>
          <w:ins w:id="516" w:author="Prerana Kulkarni" w:date="2024-03-30T09:27:00Z" w16du:dateUtc="2024-03-30T03:57:00Z"/>
        </w:rPr>
      </w:pPr>
    </w:p>
    <w:p w14:paraId="12720B39" w14:textId="05CCB69D" w:rsidR="004A6A33" w:rsidRDefault="004A6A33">
      <w:pPr>
        <w:jc w:val="center"/>
        <w:pPrChange w:id="517" w:author="Prerana Kulkarni" w:date="2024-03-30T09:27:00Z" w16du:dateUtc="2024-03-30T03:57:00Z">
          <w:pPr>
            <w:ind w:left="1440"/>
          </w:pPr>
        </w:pPrChange>
      </w:pPr>
      <w:ins w:id="518" w:author="Prerana Kulkarni" w:date="2024-03-30T09:27:00Z" w16du:dateUtc="2024-03-30T03:57:00Z">
        <w:r w:rsidRPr="004A6A33">
          <w:rPr>
            <w:noProof/>
          </w:rPr>
          <w:drawing>
            <wp:inline distT="0" distB="0" distL="0" distR="0" wp14:anchorId="19866B65" wp14:editId="2EEE185F">
              <wp:extent cx="4146550" cy="1980686"/>
              <wp:effectExtent l="0" t="0" r="6350" b="635"/>
              <wp:docPr id="1222067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67088" name=""/>
                      <pic:cNvPicPr/>
                    </pic:nvPicPr>
                    <pic:blipFill>
                      <a:blip r:embed="rId27"/>
                      <a:stretch>
                        <a:fillRect/>
                      </a:stretch>
                    </pic:blipFill>
                    <pic:spPr>
                      <a:xfrm>
                        <a:off x="0" y="0"/>
                        <a:ext cx="4160931" cy="1987555"/>
                      </a:xfrm>
                      <a:prstGeom prst="rect">
                        <a:avLst/>
                      </a:prstGeom>
                    </pic:spPr>
                  </pic:pic>
                </a:graphicData>
              </a:graphic>
            </wp:inline>
          </w:drawing>
        </w:r>
      </w:ins>
    </w:p>
    <w:p w14:paraId="2E93BB9C" w14:textId="77777777" w:rsidR="001D3F63" w:rsidRDefault="001D3F63">
      <w:pPr>
        <w:ind w:left="1440"/>
      </w:pPr>
    </w:p>
    <w:p w14:paraId="2E93BB9D" w14:textId="77777777" w:rsidR="001D3F63" w:rsidRDefault="003E0CE5">
      <w:pPr>
        <w:numPr>
          <w:ilvl w:val="0"/>
          <w:numId w:val="1"/>
        </w:numPr>
        <w:rPr>
          <w:ins w:id="519" w:author="Prerana Kulkarni" w:date="2024-03-23T08:00:00Z" w16du:dateUtc="2024-03-23T02:30:00Z"/>
          <w:b/>
          <w:bCs/>
          <w:highlight w:val="cyan"/>
        </w:rPr>
      </w:pPr>
      <w:r w:rsidRPr="00FF01DF">
        <w:rPr>
          <w:b/>
          <w:bCs/>
          <w:highlight w:val="cyan"/>
          <w:rPrChange w:id="520" w:author="Prerana Kulkarni" w:date="2024-03-23T00:05:00Z" w16du:dateUtc="2024-03-22T18:35:00Z">
            <w:rPr/>
          </w:rPrChange>
        </w:rPr>
        <w:t>Edge Detection</w:t>
      </w:r>
    </w:p>
    <w:p w14:paraId="3C1745AC" w14:textId="77777777" w:rsidR="00EE761F" w:rsidRPr="00FF01DF" w:rsidRDefault="00EE761F">
      <w:pPr>
        <w:ind w:left="720"/>
        <w:rPr>
          <w:b/>
          <w:bCs/>
          <w:highlight w:val="cyan"/>
          <w:rPrChange w:id="521" w:author="Prerana Kulkarni" w:date="2024-03-23T00:05:00Z" w16du:dateUtc="2024-03-22T18:35:00Z">
            <w:rPr/>
          </w:rPrChange>
        </w:rPr>
        <w:pPrChange w:id="522" w:author="Prerana Kulkarni" w:date="2024-03-23T08:00:00Z" w16du:dateUtc="2024-03-23T02:30:00Z">
          <w:pPr>
            <w:numPr>
              <w:numId w:val="1"/>
            </w:numPr>
            <w:ind w:left="720" w:hanging="360"/>
          </w:pPr>
        </w:pPrChange>
      </w:pPr>
    </w:p>
    <w:p w14:paraId="2E93BB9E" w14:textId="77777777" w:rsidR="001D3F63" w:rsidRDefault="003E0CE5">
      <w:pPr>
        <w:numPr>
          <w:ilvl w:val="1"/>
          <w:numId w:val="1"/>
        </w:numPr>
        <w:rPr>
          <w:ins w:id="523" w:author="Prerana Kulkarni" w:date="2024-03-23T07:35:00Z" w16du:dateUtc="2024-03-23T02:05:00Z"/>
        </w:rPr>
      </w:pPr>
      <w:r>
        <w:t>Using Marr-</w:t>
      </w:r>
      <w:proofErr w:type="spellStart"/>
      <w:r>
        <w:t>hildreth</w:t>
      </w:r>
      <w:proofErr w:type="spellEnd"/>
      <w:r>
        <w:t xml:space="preserve"> edge detector, give the edge output of the x31_f18.tif image.</w:t>
      </w:r>
    </w:p>
    <w:p w14:paraId="3B8078FA" w14:textId="77777777" w:rsidR="008B2D97" w:rsidRDefault="008B2D97" w:rsidP="008B2D97">
      <w:pPr>
        <w:ind w:left="1440"/>
        <w:rPr>
          <w:ins w:id="524" w:author="Prerana Kulkarni" w:date="2024-03-23T07:35:00Z" w16du:dateUtc="2024-03-23T02:05:00Z"/>
        </w:rPr>
      </w:pPr>
    </w:p>
    <w:p w14:paraId="3AA16ADF" w14:textId="77777777" w:rsidR="00EE5BC4" w:rsidRPr="00EE5BC4" w:rsidRDefault="00EE5BC4">
      <w:pPr>
        <w:spacing w:line="240" w:lineRule="auto"/>
        <w:ind w:left="1440"/>
        <w:rPr>
          <w:ins w:id="525" w:author="Prerana Kulkarni" w:date="2024-03-23T07:35:00Z" w16du:dateUtc="2024-03-23T02:05:00Z"/>
          <w:rFonts w:ascii="Consolas" w:eastAsia="Times New Roman" w:hAnsi="Consolas" w:cs="Times New Roman"/>
          <w:sz w:val="20"/>
          <w:szCs w:val="20"/>
          <w:lang w:val="en-IN"/>
        </w:rPr>
        <w:pPrChange w:id="526" w:author="Prerana Kulkarni" w:date="2024-03-23T07:35:00Z" w16du:dateUtc="2024-03-23T02:05:00Z">
          <w:pPr>
            <w:spacing w:line="240" w:lineRule="auto"/>
          </w:pPr>
        </w:pPrChange>
      </w:pPr>
      <w:ins w:id="527" w:author="Prerana Kulkarni" w:date="2024-03-23T07:35:00Z" w16du:dateUtc="2024-03-23T02:05:00Z">
        <w:r w:rsidRPr="00EE5BC4">
          <w:rPr>
            <w:rFonts w:ascii="Consolas" w:eastAsia="Times New Roman" w:hAnsi="Consolas" w:cs="Times New Roman"/>
            <w:sz w:val="20"/>
            <w:szCs w:val="20"/>
            <w:lang w:val="en-IN"/>
          </w:rPr>
          <w:t>sigma = 2.5</w:t>
        </w:r>
      </w:ins>
    </w:p>
    <w:p w14:paraId="5D8DCFC4" w14:textId="77777777" w:rsidR="00EE5BC4" w:rsidRPr="00EE5BC4" w:rsidRDefault="00EE5BC4">
      <w:pPr>
        <w:spacing w:line="240" w:lineRule="auto"/>
        <w:ind w:left="1440"/>
        <w:rPr>
          <w:ins w:id="528" w:author="Prerana Kulkarni" w:date="2024-03-23T07:35:00Z" w16du:dateUtc="2024-03-23T02:05:00Z"/>
          <w:rFonts w:ascii="Consolas" w:eastAsia="Times New Roman" w:hAnsi="Consolas" w:cs="Times New Roman"/>
          <w:sz w:val="20"/>
          <w:szCs w:val="20"/>
          <w:lang w:val="en-IN"/>
        </w:rPr>
        <w:pPrChange w:id="529" w:author="Prerana Kulkarni" w:date="2024-03-23T07:35:00Z" w16du:dateUtc="2024-03-23T02:05:00Z">
          <w:pPr>
            <w:spacing w:line="240" w:lineRule="auto"/>
          </w:pPr>
        </w:pPrChange>
      </w:pPr>
      <w:proofErr w:type="spellStart"/>
      <w:ins w:id="530" w:author="Prerana Kulkarni" w:date="2024-03-23T07:35:00Z" w16du:dateUtc="2024-03-23T02:05:00Z">
        <w:r w:rsidRPr="00EE5BC4">
          <w:rPr>
            <w:rFonts w:ascii="Consolas" w:eastAsia="Times New Roman" w:hAnsi="Consolas" w:cs="Times New Roman"/>
            <w:sz w:val="20"/>
            <w:szCs w:val="20"/>
            <w:lang w:val="en-IN"/>
          </w:rPr>
          <w:lastRenderedPageBreak/>
          <w:t>Gaussian_filter</w:t>
        </w:r>
        <w:proofErr w:type="spellEnd"/>
        <w:r w:rsidRPr="00EE5BC4">
          <w:rPr>
            <w:rFonts w:ascii="Consolas" w:eastAsia="Times New Roman" w:hAnsi="Consolas" w:cs="Times New Roman"/>
            <w:sz w:val="20"/>
            <w:szCs w:val="20"/>
            <w:lang w:val="en-IN"/>
          </w:rPr>
          <w:t xml:space="preserve"> = </w:t>
        </w:r>
        <w:proofErr w:type="spellStart"/>
        <w:proofErr w:type="gramStart"/>
        <w:r w:rsidRPr="00EE5BC4">
          <w:rPr>
            <w:rFonts w:ascii="Consolas" w:eastAsia="Times New Roman" w:hAnsi="Consolas" w:cs="Times New Roman"/>
            <w:sz w:val="20"/>
            <w:szCs w:val="20"/>
            <w:lang w:val="en-IN"/>
          </w:rPr>
          <w:t>fspecial</w:t>
        </w:r>
        <w:proofErr w:type="spellEnd"/>
        <w:r w:rsidRPr="00EE5BC4">
          <w:rPr>
            <w:rFonts w:ascii="Consolas" w:eastAsia="Times New Roman" w:hAnsi="Consolas" w:cs="Times New Roman"/>
            <w:sz w:val="20"/>
            <w:szCs w:val="20"/>
            <w:lang w:val="en-IN"/>
          </w:rPr>
          <w:t>(</w:t>
        </w:r>
        <w:proofErr w:type="gramEnd"/>
        <w:r w:rsidRPr="00EE5BC4">
          <w:rPr>
            <w:rFonts w:ascii="Consolas" w:eastAsia="Times New Roman" w:hAnsi="Consolas" w:cs="Times New Roman"/>
            <w:color w:val="A709F5"/>
            <w:sz w:val="20"/>
            <w:szCs w:val="20"/>
            <w:lang w:val="en-IN"/>
          </w:rPr>
          <w:t>'gaussian'</w:t>
        </w:r>
        <w:r w:rsidRPr="00EE5BC4">
          <w:rPr>
            <w:rFonts w:ascii="Consolas" w:eastAsia="Times New Roman" w:hAnsi="Consolas" w:cs="Times New Roman"/>
            <w:sz w:val="20"/>
            <w:szCs w:val="20"/>
            <w:lang w:val="en-IN"/>
          </w:rPr>
          <w:t>, [5 5], sigma);</w:t>
        </w:r>
      </w:ins>
    </w:p>
    <w:p w14:paraId="24687B7B" w14:textId="77777777" w:rsidR="00EE5BC4" w:rsidRPr="00EE5BC4" w:rsidRDefault="00EE5BC4">
      <w:pPr>
        <w:spacing w:line="240" w:lineRule="auto"/>
        <w:ind w:left="1440"/>
        <w:rPr>
          <w:ins w:id="531" w:author="Prerana Kulkarni" w:date="2024-03-23T07:35:00Z" w16du:dateUtc="2024-03-23T02:05:00Z"/>
          <w:rFonts w:ascii="Consolas" w:eastAsia="Times New Roman" w:hAnsi="Consolas" w:cs="Times New Roman"/>
          <w:sz w:val="20"/>
          <w:szCs w:val="20"/>
          <w:lang w:val="en-IN"/>
        </w:rPr>
        <w:pPrChange w:id="532" w:author="Prerana Kulkarni" w:date="2024-03-23T07:35:00Z" w16du:dateUtc="2024-03-23T02:05:00Z">
          <w:pPr>
            <w:spacing w:line="240" w:lineRule="auto"/>
          </w:pPr>
        </w:pPrChange>
      </w:pPr>
      <w:proofErr w:type="spellStart"/>
      <w:ins w:id="533" w:author="Prerana Kulkarni" w:date="2024-03-23T07:35:00Z" w16du:dateUtc="2024-03-23T02:05:00Z">
        <w:r w:rsidRPr="00EE5BC4">
          <w:rPr>
            <w:rFonts w:ascii="Consolas" w:eastAsia="Times New Roman" w:hAnsi="Consolas" w:cs="Times New Roman"/>
            <w:sz w:val="20"/>
            <w:szCs w:val="20"/>
            <w:lang w:val="en-IN"/>
          </w:rPr>
          <w:t>Gaussian_img</w:t>
        </w:r>
        <w:proofErr w:type="spellEnd"/>
        <w:r w:rsidRPr="00EE5BC4">
          <w:rPr>
            <w:rFonts w:ascii="Consolas" w:eastAsia="Times New Roman" w:hAnsi="Consolas" w:cs="Times New Roman"/>
            <w:sz w:val="20"/>
            <w:szCs w:val="20"/>
            <w:lang w:val="en-IN"/>
          </w:rPr>
          <w:t xml:space="preserve"> = </w:t>
        </w:r>
        <w:proofErr w:type="spellStart"/>
        <w:proofErr w:type="gramStart"/>
        <w:r w:rsidRPr="00EE5BC4">
          <w:rPr>
            <w:rFonts w:ascii="Consolas" w:eastAsia="Times New Roman" w:hAnsi="Consolas" w:cs="Times New Roman"/>
            <w:sz w:val="20"/>
            <w:szCs w:val="20"/>
            <w:lang w:val="en-IN"/>
          </w:rPr>
          <w:t>imfilter</w:t>
        </w:r>
        <w:proofErr w:type="spellEnd"/>
        <w:r w:rsidRPr="00EE5BC4">
          <w:rPr>
            <w:rFonts w:ascii="Consolas" w:eastAsia="Times New Roman" w:hAnsi="Consolas" w:cs="Times New Roman"/>
            <w:sz w:val="20"/>
            <w:szCs w:val="20"/>
            <w:lang w:val="en-IN"/>
          </w:rPr>
          <w:t>(</w:t>
        </w:r>
        <w:proofErr w:type="spellStart"/>
        <w:proofErr w:type="gramEnd"/>
        <w:r w:rsidRPr="00EE5BC4">
          <w:rPr>
            <w:rFonts w:ascii="Consolas" w:eastAsia="Times New Roman" w:hAnsi="Consolas" w:cs="Times New Roman"/>
            <w:sz w:val="20"/>
            <w:szCs w:val="20"/>
            <w:lang w:val="en-IN"/>
          </w:rPr>
          <w:t>img</w:t>
        </w:r>
        <w:proofErr w:type="spellEnd"/>
        <w:r w:rsidRPr="00EE5BC4">
          <w:rPr>
            <w:rFonts w:ascii="Consolas" w:eastAsia="Times New Roman" w:hAnsi="Consolas" w:cs="Times New Roman"/>
            <w:sz w:val="20"/>
            <w:szCs w:val="20"/>
            <w:lang w:val="en-IN"/>
          </w:rPr>
          <w:t xml:space="preserve">, </w:t>
        </w:r>
        <w:proofErr w:type="spellStart"/>
        <w:r w:rsidRPr="00EE5BC4">
          <w:rPr>
            <w:rFonts w:ascii="Consolas" w:eastAsia="Times New Roman" w:hAnsi="Consolas" w:cs="Times New Roman"/>
            <w:sz w:val="20"/>
            <w:szCs w:val="20"/>
            <w:lang w:val="en-IN"/>
          </w:rPr>
          <w:t>Gaussian_filter</w:t>
        </w:r>
        <w:proofErr w:type="spellEnd"/>
        <w:r w:rsidRPr="00EE5BC4">
          <w:rPr>
            <w:rFonts w:ascii="Consolas" w:eastAsia="Times New Roman" w:hAnsi="Consolas" w:cs="Times New Roman"/>
            <w:sz w:val="20"/>
            <w:szCs w:val="20"/>
            <w:lang w:val="en-IN"/>
          </w:rPr>
          <w:t xml:space="preserve">, </w:t>
        </w:r>
        <w:r w:rsidRPr="00EE5BC4">
          <w:rPr>
            <w:rFonts w:ascii="Consolas" w:eastAsia="Times New Roman" w:hAnsi="Consolas" w:cs="Times New Roman"/>
            <w:color w:val="A709F5"/>
            <w:sz w:val="20"/>
            <w:szCs w:val="20"/>
            <w:lang w:val="en-IN"/>
          </w:rPr>
          <w:t>'same'</w:t>
        </w:r>
        <w:r w:rsidRPr="00EE5BC4">
          <w:rPr>
            <w:rFonts w:ascii="Consolas" w:eastAsia="Times New Roman" w:hAnsi="Consolas" w:cs="Times New Roman"/>
            <w:sz w:val="20"/>
            <w:szCs w:val="20"/>
            <w:lang w:val="en-IN"/>
          </w:rPr>
          <w:t>);</w:t>
        </w:r>
      </w:ins>
    </w:p>
    <w:p w14:paraId="5755D907" w14:textId="77777777" w:rsidR="00EE5BC4" w:rsidRPr="00EE5BC4" w:rsidRDefault="00EE5BC4">
      <w:pPr>
        <w:spacing w:line="240" w:lineRule="auto"/>
        <w:ind w:left="1440"/>
        <w:rPr>
          <w:ins w:id="534" w:author="Prerana Kulkarni" w:date="2024-03-23T07:35:00Z" w16du:dateUtc="2024-03-23T02:05:00Z"/>
          <w:rFonts w:ascii="Consolas" w:eastAsia="Times New Roman" w:hAnsi="Consolas" w:cs="Times New Roman"/>
          <w:sz w:val="20"/>
          <w:szCs w:val="20"/>
          <w:lang w:val="en-IN"/>
        </w:rPr>
        <w:pPrChange w:id="535" w:author="Prerana Kulkarni" w:date="2024-03-23T07:35:00Z" w16du:dateUtc="2024-03-23T02:05:00Z">
          <w:pPr>
            <w:spacing w:line="240" w:lineRule="auto"/>
          </w:pPr>
        </w:pPrChange>
      </w:pPr>
      <w:ins w:id="536" w:author="Prerana Kulkarni" w:date="2024-03-23T07:35:00Z" w16du:dateUtc="2024-03-23T02:05:00Z">
        <w:r w:rsidRPr="00EE5BC4">
          <w:rPr>
            <w:rFonts w:ascii="Consolas" w:eastAsia="Times New Roman" w:hAnsi="Consolas" w:cs="Times New Roman"/>
            <w:sz w:val="20"/>
            <w:szCs w:val="20"/>
            <w:lang w:val="en-IN"/>
          </w:rPr>
          <w:t>Laplacian = [-1 -1 -1; -1 8 -1; -1 -1 -1];</w:t>
        </w:r>
      </w:ins>
    </w:p>
    <w:p w14:paraId="1373B5FD" w14:textId="77777777" w:rsidR="00EE5BC4" w:rsidRPr="00EE5BC4" w:rsidRDefault="00EE5BC4">
      <w:pPr>
        <w:spacing w:line="240" w:lineRule="auto"/>
        <w:ind w:left="1440"/>
        <w:rPr>
          <w:ins w:id="537" w:author="Prerana Kulkarni" w:date="2024-03-23T07:35:00Z" w16du:dateUtc="2024-03-23T02:05:00Z"/>
          <w:rFonts w:ascii="Consolas" w:eastAsia="Times New Roman" w:hAnsi="Consolas" w:cs="Times New Roman"/>
          <w:sz w:val="20"/>
          <w:szCs w:val="20"/>
          <w:lang w:val="en-IN"/>
        </w:rPr>
        <w:pPrChange w:id="538" w:author="Prerana Kulkarni" w:date="2024-03-23T07:35:00Z" w16du:dateUtc="2024-03-23T02:05:00Z">
          <w:pPr>
            <w:spacing w:line="240" w:lineRule="auto"/>
          </w:pPr>
        </w:pPrChange>
      </w:pPr>
      <w:proofErr w:type="spellStart"/>
      <w:ins w:id="539" w:author="Prerana Kulkarni" w:date="2024-03-23T07:35:00Z" w16du:dateUtc="2024-03-23T02:05:00Z">
        <w:r w:rsidRPr="00EE5BC4">
          <w:rPr>
            <w:rFonts w:ascii="Consolas" w:eastAsia="Times New Roman" w:hAnsi="Consolas" w:cs="Times New Roman"/>
            <w:sz w:val="20"/>
            <w:szCs w:val="20"/>
            <w:lang w:val="en-IN"/>
          </w:rPr>
          <w:t>Laplacian_img</w:t>
        </w:r>
        <w:proofErr w:type="spellEnd"/>
        <w:r w:rsidRPr="00EE5BC4">
          <w:rPr>
            <w:rFonts w:ascii="Consolas" w:eastAsia="Times New Roman" w:hAnsi="Consolas" w:cs="Times New Roman"/>
            <w:sz w:val="20"/>
            <w:szCs w:val="20"/>
            <w:lang w:val="en-IN"/>
          </w:rPr>
          <w:t xml:space="preserve"> = conv2(</w:t>
        </w:r>
        <w:proofErr w:type="spellStart"/>
        <w:r w:rsidRPr="00EE5BC4">
          <w:rPr>
            <w:rFonts w:ascii="Consolas" w:eastAsia="Times New Roman" w:hAnsi="Consolas" w:cs="Times New Roman"/>
            <w:sz w:val="20"/>
            <w:szCs w:val="20"/>
            <w:lang w:val="en-IN"/>
          </w:rPr>
          <w:t>Gaussian_img</w:t>
        </w:r>
        <w:proofErr w:type="spellEnd"/>
        <w:r w:rsidRPr="00EE5BC4">
          <w:rPr>
            <w:rFonts w:ascii="Consolas" w:eastAsia="Times New Roman" w:hAnsi="Consolas" w:cs="Times New Roman"/>
            <w:sz w:val="20"/>
            <w:szCs w:val="20"/>
            <w:lang w:val="en-IN"/>
          </w:rPr>
          <w:t xml:space="preserve">, Laplacian, </w:t>
        </w:r>
        <w:r w:rsidRPr="00EE5BC4">
          <w:rPr>
            <w:rFonts w:ascii="Consolas" w:eastAsia="Times New Roman" w:hAnsi="Consolas" w:cs="Times New Roman"/>
            <w:color w:val="A709F5"/>
            <w:sz w:val="20"/>
            <w:szCs w:val="20"/>
            <w:lang w:val="en-IN"/>
          </w:rPr>
          <w:t>'same'</w:t>
        </w:r>
        <w:r w:rsidRPr="00EE5BC4">
          <w:rPr>
            <w:rFonts w:ascii="Consolas" w:eastAsia="Times New Roman" w:hAnsi="Consolas" w:cs="Times New Roman"/>
            <w:sz w:val="20"/>
            <w:szCs w:val="20"/>
            <w:lang w:val="en-IN"/>
          </w:rPr>
          <w:t>);</w:t>
        </w:r>
      </w:ins>
    </w:p>
    <w:p w14:paraId="59197995" w14:textId="77777777" w:rsidR="00EE5BC4" w:rsidRPr="00EE5BC4" w:rsidRDefault="00EE5BC4">
      <w:pPr>
        <w:spacing w:line="240" w:lineRule="auto"/>
        <w:ind w:left="1440"/>
        <w:rPr>
          <w:ins w:id="540" w:author="Prerana Kulkarni" w:date="2024-03-23T07:35:00Z" w16du:dateUtc="2024-03-23T02:05:00Z"/>
          <w:rFonts w:ascii="Consolas" w:eastAsia="Times New Roman" w:hAnsi="Consolas" w:cs="Times New Roman"/>
          <w:sz w:val="20"/>
          <w:szCs w:val="20"/>
          <w:lang w:val="en-IN"/>
        </w:rPr>
        <w:pPrChange w:id="541" w:author="Prerana Kulkarni" w:date="2024-03-23T07:35:00Z" w16du:dateUtc="2024-03-23T02:05:00Z">
          <w:pPr>
            <w:spacing w:line="240" w:lineRule="auto"/>
          </w:pPr>
        </w:pPrChange>
      </w:pPr>
      <w:ins w:id="542" w:author="Prerana Kulkarni" w:date="2024-03-23T07:35:00Z" w16du:dateUtc="2024-03-23T02:05:00Z">
        <w:r w:rsidRPr="00EE5BC4">
          <w:rPr>
            <w:rFonts w:ascii="Consolas" w:eastAsia="Times New Roman" w:hAnsi="Consolas" w:cs="Times New Roman"/>
            <w:sz w:val="20"/>
            <w:szCs w:val="20"/>
            <w:lang w:val="en-IN"/>
          </w:rPr>
          <w:t xml:space="preserve">edges = </w:t>
        </w:r>
        <w:proofErr w:type="spellStart"/>
        <w:r w:rsidRPr="00EE5BC4">
          <w:rPr>
            <w:rFonts w:ascii="Consolas" w:eastAsia="Times New Roman" w:hAnsi="Consolas" w:cs="Times New Roman"/>
            <w:sz w:val="20"/>
            <w:szCs w:val="20"/>
            <w:lang w:val="en-IN"/>
          </w:rPr>
          <w:t>Laplacian_img</w:t>
        </w:r>
        <w:proofErr w:type="spellEnd"/>
      </w:ins>
    </w:p>
    <w:p w14:paraId="415A3EB1" w14:textId="77777777" w:rsidR="00EE5BC4" w:rsidRPr="00EE5BC4" w:rsidRDefault="00EE5BC4">
      <w:pPr>
        <w:spacing w:line="240" w:lineRule="auto"/>
        <w:ind w:left="1440"/>
        <w:rPr>
          <w:ins w:id="543" w:author="Prerana Kulkarni" w:date="2024-03-23T07:35:00Z" w16du:dateUtc="2024-03-23T02:05:00Z"/>
          <w:rFonts w:ascii="Consolas" w:eastAsia="Times New Roman" w:hAnsi="Consolas" w:cs="Times New Roman"/>
          <w:sz w:val="20"/>
          <w:szCs w:val="20"/>
          <w:lang w:val="en-IN"/>
        </w:rPr>
        <w:pPrChange w:id="544" w:author="Prerana Kulkarni" w:date="2024-03-23T07:35:00Z" w16du:dateUtc="2024-03-23T02:05:00Z">
          <w:pPr>
            <w:spacing w:line="240" w:lineRule="auto"/>
          </w:pPr>
        </w:pPrChange>
      </w:pPr>
    </w:p>
    <w:p w14:paraId="3E23E5EA" w14:textId="77777777" w:rsidR="00EE5BC4" w:rsidRPr="00EE5BC4" w:rsidRDefault="00EE5BC4">
      <w:pPr>
        <w:spacing w:line="240" w:lineRule="auto"/>
        <w:ind w:left="1440"/>
        <w:rPr>
          <w:ins w:id="545" w:author="Prerana Kulkarni" w:date="2024-03-23T07:35:00Z" w16du:dateUtc="2024-03-23T02:05:00Z"/>
          <w:rFonts w:ascii="Consolas" w:eastAsia="Times New Roman" w:hAnsi="Consolas" w:cs="Times New Roman"/>
          <w:sz w:val="20"/>
          <w:szCs w:val="20"/>
          <w:lang w:val="en-IN"/>
        </w:rPr>
        <w:pPrChange w:id="546" w:author="Prerana Kulkarni" w:date="2024-03-23T07:35:00Z" w16du:dateUtc="2024-03-23T02:05:00Z">
          <w:pPr>
            <w:spacing w:line="240" w:lineRule="auto"/>
          </w:pPr>
        </w:pPrChange>
      </w:pPr>
      <w:ins w:id="547" w:author="Prerana Kulkarni" w:date="2024-03-23T07:35:00Z" w16du:dateUtc="2024-03-23T02:05:00Z">
        <w:r w:rsidRPr="00EE5BC4">
          <w:rPr>
            <w:rFonts w:ascii="Consolas" w:eastAsia="Times New Roman" w:hAnsi="Consolas" w:cs="Times New Roman"/>
            <w:sz w:val="20"/>
            <w:szCs w:val="20"/>
            <w:lang w:val="en-IN"/>
          </w:rPr>
          <w:t>figure;</w:t>
        </w:r>
      </w:ins>
    </w:p>
    <w:p w14:paraId="02382524" w14:textId="77777777" w:rsidR="00EE5BC4" w:rsidRPr="00EE5BC4" w:rsidRDefault="00EE5BC4">
      <w:pPr>
        <w:spacing w:line="240" w:lineRule="auto"/>
        <w:ind w:left="1440"/>
        <w:rPr>
          <w:ins w:id="548" w:author="Prerana Kulkarni" w:date="2024-03-23T07:35:00Z" w16du:dateUtc="2024-03-23T02:05:00Z"/>
          <w:rFonts w:ascii="Consolas" w:eastAsia="Times New Roman" w:hAnsi="Consolas" w:cs="Times New Roman"/>
          <w:sz w:val="20"/>
          <w:szCs w:val="20"/>
          <w:lang w:val="en-IN"/>
        </w:rPr>
        <w:pPrChange w:id="549" w:author="Prerana Kulkarni" w:date="2024-03-23T07:35:00Z" w16du:dateUtc="2024-03-23T02:05:00Z">
          <w:pPr>
            <w:spacing w:line="240" w:lineRule="auto"/>
          </w:pPr>
        </w:pPrChange>
      </w:pPr>
      <w:proofErr w:type="gramStart"/>
      <w:ins w:id="550" w:author="Prerana Kulkarni" w:date="2024-03-23T07:35:00Z" w16du:dateUtc="2024-03-23T02:05:00Z">
        <w:r w:rsidRPr="00EE5BC4">
          <w:rPr>
            <w:rFonts w:ascii="Consolas" w:eastAsia="Times New Roman" w:hAnsi="Consolas" w:cs="Times New Roman"/>
            <w:sz w:val="20"/>
            <w:szCs w:val="20"/>
            <w:lang w:val="en-IN"/>
          </w:rPr>
          <w:t>subplot(</w:t>
        </w:r>
        <w:proofErr w:type="gramEnd"/>
        <w:r w:rsidRPr="00EE5BC4">
          <w:rPr>
            <w:rFonts w:ascii="Consolas" w:eastAsia="Times New Roman" w:hAnsi="Consolas" w:cs="Times New Roman"/>
            <w:sz w:val="20"/>
            <w:szCs w:val="20"/>
            <w:lang w:val="en-IN"/>
          </w:rPr>
          <w:t xml:space="preserve">1,2,1); </w:t>
        </w:r>
        <w:proofErr w:type="spellStart"/>
        <w:r w:rsidRPr="00EE5BC4">
          <w:rPr>
            <w:rFonts w:ascii="Consolas" w:eastAsia="Times New Roman" w:hAnsi="Consolas" w:cs="Times New Roman"/>
            <w:sz w:val="20"/>
            <w:szCs w:val="20"/>
            <w:lang w:val="en-IN"/>
          </w:rPr>
          <w:t>imshow</w:t>
        </w:r>
        <w:proofErr w:type="spellEnd"/>
        <w:r w:rsidRPr="00EE5BC4">
          <w:rPr>
            <w:rFonts w:ascii="Consolas" w:eastAsia="Times New Roman" w:hAnsi="Consolas" w:cs="Times New Roman"/>
            <w:sz w:val="20"/>
            <w:szCs w:val="20"/>
            <w:lang w:val="en-IN"/>
          </w:rPr>
          <w:t>(</w:t>
        </w:r>
        <w:proofErr w:type="spellStart"/>
        <w:r w:rsidRPr="00EE5BC4">
          <w:rPr>
            <w:rFonts w:ascii="Consolas" w:eastAsia="Times New Roman" w:hAnsi="Consolas" w:cs="Times New Roman"/>
            <w:sz w:val="20"/>
            <w:szCs w:val="20"/>
            <w:lang w:val="en-IN"/>
          </w:rPr>
          <w:t>img</w:t>
        </w:r>
        <w:proofErr w:type="spellEnd"/>
        <w:r w:rsidRPr="00EE5BC4">
          <w:rPr>
            <w:rFonts w:ascii="Consolas" w:eastAsia="Times New Roman" w:hAnsi="Consolas" w:cs="Times New Roman"/>
            <w:sz w:val="20"/>
            <w:szCs w:val="20"/>
            <w:lang w:val="en-IN"/>
          </w:rPr>
          <w:t>); title(</w:t>
        </w:r>
        <w:r w:rsidRPr="00EE5BC4">
          <w:rPr>
            <w:rFonts w:ascii="Consolas" w:eastAsia="Times New Roman" w:hAnsi="Consolas" w:cs="Times New Roman"/>
            <w:color w:val="A709F5"/>
            <w:sz w:val="20"/>
            <w:szCs w:val="20"/>
            <w:lang w:val="en-IN"/>
          </w:rPr>
          <w:t>'Original Image'</w:t>
        </w:r>
        <w:r w:rsidRPr="00EE5BC4">
          <w:rPr>
            <w:rFonts w:ascii="Consolas" w:eastAsia="Times New Roman" w:hAnsi="Consolas" w:cs="Times New Roman"/>
            <w:sz w:val="20"/>
            <w:szCs w:val="20"/>
            <w:lang w:val="en-IN"/>
          </w:rPr>
          <w:t>);</w:t>
        </w:r>
      </w:ins>
    </w:p>
    <w:p w14:paraId="3EF59578" w14:textId="77777777" w:rsidR="00EE5BC4" w:rsidRPr="00EE5BC4" w:rsidRDefault="00EE5BC4">
      <w:pPr>
        <w:spacing w:line="240" w:lineRule="auto"/>
        <w:ind w:left="1440"/>
        <w:rPr>
          <w:ins w:id="551" w:author="Prerana Kulkarni" w:date="2024-03-23T07:35:00Z" w16du:dateUtc="2024-03-23T02:05:00Z"/>
          <w:rFonts w:ascii="Consolas" w:eastAsia="Times New Roman" w:hAnsi="Consolas" w:cs="Times New Roman"/>
          <w:sz w:val="20"/>
          <w:szCs w:val="20"/>
          <w:lang w:val="en-IN"/>
        </w:rPr>
        <w:pPrChange w:id="552" w:author="Prerana Kulkarni" w:date="2024-03-23T07:35:00Z" w16du:dateUtc="2024-03-23T02:05:00Z">
          <w:pPr>
            <w:spacing w:line="240" w:lineRule="auto"/>
          </w:pPr>
        </w:pPrChange>
      </w:pPr>
      <w:proofErr w:type="gramStart"/>
      <w:ins w:id="553" w:author="Prerana Kulkarni" w:date="2024-03-23T07:35:00Z" w16du:dateUtc="2024-03-23T02:05:00Z">
        <w:r w:rsidRPr="00EE5BC4">
          <w:rPr>
            <w:rFonts w:ascii="Consolas" w:eastAsia="Times New Roman" w:hAnsi="Consolas" w:cs="Times New Roman"/>
            <w:sz w:val="20"/>
            <w:szCs w:val="20"/>
            <w:lang w:val="en-IN"/>
          </w:rPr>
          <w:t>subplot(</w:t>
        </w:r>
        <w:proofErr w:type="gramEnd"/>
        <w:r w:rsidRPr="00EE5BC4">
          <w:rPr>
            <w:rFonts w:ascii="Consolas" w:eastAsia="Times New Roman" w:hAnsi="Consolas" w:cs="Times New Roman"/>
            <w:sz w:val="20"/>
            <w:szCs w:val="20"/>
            <w:lang w:val="en-IN"/>
          </w:rPr>
          <w:t xml:space="preserve">1,2,2); </w:t>
        </w:r>
        <w:proofErr w:type="spellStart"/>
        <w:r w:rsidRPr="00EE5BC4">
          <w:rPr>
            <w:rFonts w:ascii="Consolas" w:eastAsia="Times New Roman" w:hAnsi="Consolas" w:cs="Times New Roman"/>
            <w:sz w:val="20"/>
            <w:szCs w:val="20"/>
            <w:lang w:val="en-IN"/>
          </w:rPr>
          <w:t>imshow</w:t>
        </w:r>
        <w:proofErr w:type="spellEnd"/>
        <w:r w:rsidRPr="00EE5BC4">
          <w:rPr>
            <w:rFonts w:ascii="Consolas" w:eastAsia="Times New Roman" w:hAnsi="Consolas" w:cs="Times New Roman"/>
            <w:sz w:val="20"/>
            <w:szCs w:val="20"/>
            <w:lang w:val="en-IN"/>
          </w:rPr>
          <w:t>(</w:t>
        </w:r>
        <w:proofErr w:type="spellStart"/>
        <w:r w:rsidRPr="00EE5BC4">
          <w:rPr>
            <w:rFonts w:ascii="Consolas" w:eastAsia="Times New Roman" w:hAnsi="Consolas" w:cs="Times New Roman"/>
            <w:sz w:val="20"/>
            <w:szCs w:val="20"/>
            <w:lang w:val="en-IN"/>
          </w:rPr>
          <w:t>Laplacian_img</w:t>
        </w:r>
        <w:proofErr w:type="spellEnd"/>
        <w:r w:rsidRPr="00EE5BC4">
          <w:rPr>
            <w:rFonts w:ascii="Consolas" w:eastAsia="Times New Roman" w:hAnsi="Consolas" w:cs="Times New Roman"/>
            <w:sz w:val="20"/>
            <w:szCs w:val="20"/>
            <w:lang w:val="en-IN"/>
          </w:rPr>
          <w:t>); title(</w:t>
        </w:r>
        <w:r w:rsidRPr="00EE5BC4">
          <w:rPr>
            <w:rFonts w:ascii="Consolas" w:eastAsia="Times New Roman" w:hAnsi="Consolas" w:cs="Times New Roman"/>
            <w:color w:val="A709F5"/>
            <w:sz w:val="20"/>
            <w:szCs w:val="20"/>
            <w:lang w:val="en-IN"/>
          </w:rPr>
          <w:t>'Filtered Image'</w:t>
        </w:r>
        <w:r w:rsidRPr="00EE5BC4">
          <w:rPr>
            <w:rFonts w:ascii="Consolas" w:eastAsia="Times New Roman" w:hAnsi="Consolas" w:cs="Times New Roman"/>
            <w:sz w:val="20"/>
            <w:szCs w:val="20"/>
            <w:lang w:val="en-IN"/>
          </w:rPr>
          <w:t>);</w:t>
        </w:r>
      </w:ins>
    </w:p>
    <w:p w14:paraId="00614C94" w14:textId="77777777" w:rsidR="008B2D97" w:rsidRDefault="008B2D97" w:rsidP="008B2D97">
      <w:pPr>
        <w:ind w:left="1440"/>
        <w:rPr>
          <w:ins w:id="554" w:author="Prerana Kulkarni" w:date="2024-03-23T07:35:00Z" w16du:dateUtc="2024-03-23T02:05:00Z"/>
        </w:rPr>
      </w:pPr>
    </w:p>
    <w:p w14:paraId="2A4DF40B" w14:textId="49E40835" w:rsidR="008B2D97" w:rsidRDefault="008B2D97" w:rsidP="008B2D97">
      <w:pPr>
        <w:ind w:left="1440"/>
        <w:jc w:val="center"/>
        <w:rPr>
          <w:ins w:id="555" w:author="Prerana Kulkarni" w:date="2024-03-23T07:35:00Z" w16du:dateUtc="2024-03-23T02:05:00Z"/>
        </w:rPr>
      </w:pPr>
      <w:ins w:id="556" w:author="Prerana Kulkarni" w:date="2024-03-23T07:35:00Z" w16du:dateUtc="2024-03-23T02:05:00Z">
        <w:r w:rsidRPr="008B2D97">
          <w:rPr>
            <w:noProof/>
          </w:rPr>
          <w:drawing>
            <wp:inline distT="0" distB="0" distL="0" distR="0" wp14:anchorId="4C1BA4EE" wp14:editId="7582A391">
              <wp:extent cx="4613674" cy="1676400"/>
              <wp:effectExtent l="0" t="0" r="0" b="0"/>
              <wp:docPr id="348670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70492" name=""/>
                      <pic:cNvPicPr/>
                    </pic:nvPicPr>
                    <pic:blipFill>
                      <a:blip r:embed="rId28"/>
                      <a:stretch>
                        <a:fillRect/>
                      </a:stretch>
                    </pic:blipFill>
                    <pic:spPr>
                      <a:xfrm>
                        <a:off x="0" y="0"/>
                        <a:ext cx="4620611" cy="1678920"/>
                      </a:xfrm>
                      <a:prstGeom prst="rect">
                        <a:avLst/>
                      </a:prstGeom>
                    </pic:spPr>
                  </pic:pic>
                </a:graphicData>
              </a:graphic>
            </wp:inline>
          </w:drawing>
        </w:r>
      </w:ins>
    </w:p>
    <w:p w14:paraId="56E2F109" w14:textId="77777777" w:rsidR="00DD63A0" w:rsidRDefault="00DD63A0" w:rsidP="008B2D97">
      <w:pPr>
        <w:ind w:left="1440"/>
        <w:jc w:val="center"/>
        <w:rPr>
          <w:ins w:id="557" w:author="Prerana Kulkarni" w:date="2024-03-23T08:00:00Z" w16du:dateUtc="2024-03-23T02:30:00Z"/>
        </w:rPr>
      </w:pPr>
    </w:p>
    <w:p w14:paraId="0CEA8BF9" w14:textId="77777777" w:rsidR="00101B3F" w:rsidRDefault="00101B3F" w:rsidP="008B2D97">
      <w:pPr>
        <w:ind w:left="1440"/>
        <w:jc w:val="center"/>
        <w:rPr>
          <w:ins w:id="558" w:author="Prerana Kulkarni" w:date="2024-03-23T08:00:00Z" w16du:dateUtc="2024-03-23T02:30:00Z"/>
        </w:rPr>
      </w:pPr>
    </w:p>
    <w:p w14:paraId="0F3FB217" w14:textId="77777777" w:rsidR="00101B3F" w:rsidRDefault="00101B3F" w:rsidP="008B2D97">
      <w:pPr>
        <w:ind w:left="1440"/>
        <w:jc w:val="center"/>
        <w:rPr>
          <w:ins w:id="559" w:author="Prerana Kulkarni" w:date="2024-03-23T08:00:00Z" w16du:dateUtc="2024-03-23T02:30:00Z"/>
        </w:rPr>
      </w:pPr>
    </w:p>
    <w:p w14:paraId="4DE2EDC5" w14:textId="77777777" w:rsidR="00101B3F" w:rsidRDefault="00101B3F" w:rsidP="008B2D97">
      <w:pPr>
        <w:ind w:left="1440"/>
        <w:jc w:val="center"/>
        <w:rPr>
          <w:ins w:id="560" w:author="Prerana Kulkarni" w:date="2024-03-23T08:00:00Z" w16du:dateUtc="2024-03-23T02:30:00Z"/>
        </w:rPr>
      </w:pPr>
    </w:p>
    <w:p w14:paraId="1A1625F3" w14:textId="77777777" w:rsidR="00101B3F" w:rsidRDefault="00101B3F">
      <w:pPr>
        <w:ind w:left="1440"/>
        <w:jc w:val="center"/>
        <w:pPrChange w:id="561" w:author="Prerana Kulkarni" w:date="2024-03-23T07:35:00Z" w16du:dateUtc="2024-03-23T02:05:00Z">
          <w:pPr>
            <w:numPr>
              <w:ilvl w:val="1"/>
              <w:numId w:val="1"/>
            </w:numPr>
            <w:ind w:left="1440" w:hanging="360"/>
          </w:pPr>
        </w:pPrChange>
      </w:pPr>
    </w:p>
    <w:p w14:paraId="2E93BB9F" w14:textId="77777777" w:rsidR="001D3F63" w:rsidRDefault="003E0CE5">
      <w:pPr>
        <w:numPr>
          <w:ilvl w:val="1"/>
          <w:numId w:val="1"/>
        </w:numPr>
      </w:pPr>
      <w:r>
        <w:t>Do the same with Canny edge detection.</w:t>
      </w:r>
    </w:p>
    <w:p w14:paraId="2E93BBA0" w14:textId="77777777" w:rsidR="001D3F63" w:rsidDel="00F602E7" w:rsidRDefault="001D3F63" w:rsidP="00F602E7">
      <w:pPr>
        <w:ind w:left="720"/>
        <w:rPr>
          <w:del w:id="562" w:author="Prerana Kulkarni" w:date="2024-03-23T08:00:00Z" w16du:dateUtc="2024-03-23T02:30:00Z"/>
        </w:rPr>
      </w:pPr>
    </w:p>
    <w:p w14:paraId="510D8C2A" w14:textId="77777777" w:rsidR="00F602E7" w:rsidRDefault="00F602E7" w:rsidP="00F602E7">
      <w:pPr>
        <w:ind w:left="720"/>
        <w:rPr>
          <w:ins w:id="563" w:author="Prerana Kulkarni" w:date="2024-03-23T08:00:00Z" w16du:dateUtc="2024-03-23T02:30:00Z"/>
        </w:rPr>
      </w:pPr>
    </w:p>
    <w:p w14:paraId="24708C28" w14:textId="77777777" w:rsidR="00F602E7" w:rsidRPr="00F602E7" w:rsidRDefault="00F602E7">
      <w:pPr>
        <w:spacing w:line="240" w:lineRule="auto"/>
        <w:ind w:left="1440"/>
        <w:rPr>
          <w:ins w:id="564" w:author="Prerana Kulkarni" w:date="2024-03-23T08:00:00Z" w16du:dateUtc="2024-03-23T02:30:00Z"/>
          <w:rFonts w:ascii="Consolas" w:eastAsia="Times New Roman" w:hAnsi="Consolas" w:cs="Times New Roman"/>
          <w:sz w:val="20"/>
          <w:szCs w:val="20"/>
          <w:lang w:val="en-IN"/>
        </w:rPr>
        <w:pPrChange w:id="565" w:author="Prerana Kulkarni" w:date="2024-03-23T08:00:00Z" w16du:dateUtc="2024-03-23T02:30:00Z">
          <w:pPr>
            <w:spacing w:line="240" w:lineRule="auto"/>
          </w:pPr>
        </w:pPrChange>
      </w:pPr>
      <w:proofErr w:type="spellStart"/>
      <w:ins w:id="566" w:author="Prerana Kulkarni" w:date="2024-03-23T08:00:00Z" w16du:dateUtc="2024-03-23T02:30:00Z">
        <w:r w:rsidRPr="00F602E7">
          <w:rPr>
            <w:rFonts w:ascii="Consolas" w:eastAsia="Times New Roman" w:hAnsi="Consolas" w:cs="Times New Roman"/>
            <w:sz w:val="20"/>
            <w:szCs w:val="20"/>
            <w:lang w:val="en-IN"/>
          </w:rPr>
          <w:t>edges_canny</w:t>
        </w:r>
        <w:proofErr w:type="spellEnd"/>
        <w:r w:rsidRPr="00F602E7">
          <w:rPr>
            <w:rFonts w:ascii="Consolas" w:eastAsia="Times New Roman" w:hAnsi="Consolas" w:cs="Times New Roman"/>
            <w:sz w:val="20"/>
            <w:szCs w:val="20"/>
            <w:lang w:val="en-IN"/>
          </w:rPr>
          <w:t xml:space="preserve"> = </w:t>
        </w:r>
        <w:proofErr w:type="gramStart"/>
        <w:r w:rsidRPr="00F602E7">
          <w:rPr>
            <w:rFonts w:ascii="Consolas" w:eastAsia="Times New Roman" w:hAnsi="Consolas" w:cs="Times New Roman"/>
            <w:sz w:val="20"/>
            <w:szCs w:val="20"/>
            <w:lang w:val="en-IN"/>
          </w:rPr>
          <w:t>edge(</w:t>
        </w:r>
        <w:proofErr w:type="spellStart"/>
        <w:proofErr w:type="gramEnd"/>
        <w:r w:rsidRPr="00F602E7">
          <w:rPr>
            <w:rFonts w:ascii="Consolas" w:eastAsia="Times New Roman" w:hAnsi="Consolas" w:cs="Times New Roman"/>
            <w:sz w:val="20"/>
            <w:szCs w:val="20"/>
            <w:lang w:val="en-IN"/>
          </w:rPr>
          <w:t>img</w:t>
        </w:r>
        <w:proofErr w:type="spellEnd"/>
        <w:r w:rsidRPr="00F602E7">
          <w:rPr>
            <w:rFonts w:ascii="Consolas" w:eastAsia="Times New Roman" w:hAnsi="Consolas" w:cs="Times New Roman"/>
            <w:sz w:val="20"/>
            <w:szCs w:val="20"/>
            <w:lang w:val="en-IN"/>
          </w:rPr>
          <w:t xml:space="preserve">, </w:t>
        </w:r>
        <w:r w:rsidRPr="00F602E7">
          <w:rPr>
            <w:rFonts w:ascii="Consolas" w:eastAsia="Times New Roman" w:hAnsi="Consolas" w:cs="Times New Roman"/>
            <w:color w:val="A709F5"/>
            <w:sz w:val="20"/>
            <w:szCs w:val="20"/>
            <w:lang w:val="en-IN"/>
          </w:rPr>
          <w:t>'canny'</w:t>
        </w:r>
        <w:r w:rsidRPr="00F602E7">
          <w:rPr>
            <w:rFonts w:ascii="Consolas" w:eastAsia="Times New Roman" w:hAnsi="Consolas" w:cs="Times New Roman"/>
            <w:sz w:val="20"/>
            <w:szCs w:val="20"/>
            <w:lang w:val="en-IN"/>
          </w:rPr>
          <w:t>, 0.5, 1.2);</w:t>
        </w:r>
      </w:ins>
    </w:p>
    <w:p w14:paraId="0CBD8FCF" w14:textId="77777777" w:rsidR="00F602E7" w:rsidRPr="00F602E7" w:rsidRDefault="00F602E7">
      <w:pPr>
        <w:spacing w:line="240" w:lineRule="auto"/>
        <w:ind w:left="1440"/>
        <w:rPr>
          <w:ins w:id="567" w:author="Prerana Kulkarni" w:date="2024-03-23T08:00:00Z" w16du:dateUtc="2024-03-23T02:30:00Z"/>
          <w:rFonts w:ascii="Consolas" w:eastAsia="Times New Roman" w:hAnsi="Consolas" w:cs="Times New Roman"/>
          <w:sz w:val="20"/>
          <w:szCs w:val="20"/>
          <w:lang w:val="en-IN"/>
        </w:rPr>
        <w:pPrChange w:id="568" w:author="Prerana Kulkarni" w:date="2024-03-23T08:00:00Z" w16du:dateUtc="2024-03-23T02:30:00Z">
          <w:pPr>
            <w:spacing w:line="240" w:lineRule="auto"/>
          </w:pPr>
        </w:pPrChange>
      </w:pPr>
      <w:proofErr w:type="spellStart"/>
      <w:ins w:id="569" w:author="Prerana Kulkarni" w:date="2024-03-23T08:00:00Z" w16du:dateUtc="2024-03-23T02:30:00Z">
        <w:r w:rsidRPr="00F602E7">
          <w:rPr>
            <w:rFonts w:ascii="Consolas" w:eastAsia="Times New Roman" w:hAnsi="Consolas" w:cs="Times New Roman"/>
            <w:sz w:val="20"/>
            <w:szCs w:val="20"/>
            <w:lang w:val="en-IN"/>
          </w:rPr>
          <w:t>imshow</w:t>
        </w:r>
        <w:proofErr w:type="spellEnd"/>
        <w:r w:rsidRPr="00F602E7">
          <w:rPr>
            <w:rFonts w:ascii="Consolas" w:eastAsia="Times New Roman" w:hAnsi="Consolas" w:cs="Times New Roman"/>
            <w:sz w:val="20"/>
            <w:szCs w:val="20"/>
            <w:lang w:val="en-IN"/>
          </w:rPr>
          <w:t>(</w:t>
        </w:r>
        <w:proofErr w:type="spellStart"/>
        <w:r w:rsidRPr="00F602E7">
          <w:rPr>
            <w:rFonts w:ascii="Consolas" w:eastAsia="Times New Roman" w:hAnsi="Consolas" w:cs="Times New Roman"/>
            <w:sz w:val="20"/>
            <w:szCs w:val="20"/>
            <w:lang w:val="en-IN"/>
          </w:rPr>
          <w:t>edges_canny</w:t>
        </w:r>
        <w:proofErr w:type="spellEnd"/>
        <w:r w:rsidRPr="00F602E7">
          <w:rPr>
            <w:rFonts w:ascii="Consolas" w:eastAsia="Times New Roman" w:hAnsi="Consolas" w:cs="Times New Roman"/>
            <w:sz w:val="20"/>
            <w:szCs w:val="20"/>
            <w:lang w:val="en-IN"/>
          </w:rPr>
          <w:t>);</w:t>
        </w:r>
      </w:ins>
    </w:p>
    <w:p w14:paraId="2D0A288A" w14:textId="1361A2AF" w:rsidR="00F602E7" w:rsidRDefault="00F602E7">
      <w:pPr>
        <w:spacing w:line="240" w:lineRule="auto"/>
        <w:ind w:left="1440"/>
        <w:rPr>
          <w:ins w:id="570" w:author="Prerana Kulkarni" w:date="2024-03-23T08:00:00Z" w16du:dateUtc="2024-03-23T02:30:00Z"/>
        </w:rPr>
        <w:pPrChange w:id="571" w:author="Prerana Kulkarni" w:date="2024-03-23T08:03:00Z" w16du:dateUtc="2024-03-23T02:33:00Z">
          <w:pPr>
            <w:ind w:left="720"/>
          </w:pPr>
        </w:pPrChange>
      </w:pPr>
      <w:proofErr w:type="gramStart"/>
      <w:ins w:id="572" w:author="Prerana Kulkarni" w:date="2024-03-23T08:00:00Z" w16du:dateUtc="2024-03-23T02:30:00Z">
        <w:r w:rsidRPr="00F602E7">
          <w:rPr>
            <w:rFonts w:ascii="Consolas" w:eastAsia="Times New Roman" w:hAnsi="Consolas" w:cs="Times New Roman"/>
            <w:sz w:val="20"/>
            <w:szCs w:val="20"/>
            <w:lang w:val="en-IN"/>
          </w:rPr>
          <w:t>title(</w:t>
        </w:r>
        <w:proofErr w:type="gramEnd"/>
        <w:r w:rsidRPr="00F602E7">
          <w:rPr>
            <w:rFonts w:ascii="Consolas" w:eastAsia="Times New Roman" w:hAnsi="Consolas" w:cs="Times New Roman"/>
            <w:color w:val="A709F5"/>
            <w:sz w:val="20"/>
            <w:szCs w:val="20"/>
            <w:lang w:val="en-IN"/>
          </w:rPr>
          <w:t>'Canny Filter'</w:t>
        </w:r>
        <w:r w:rsidRPr="00F602E7">
          <w:rPr>
            <w:rFonts w:ascii="Consolas" w:eastAsia="Times New Roman" w:hAnsi="Consolas" w:cs="Times New Roman"/>
            <w:sz w:val="20"/>
            <w:szCs w:val="20"/>
            <w:lang w:val="en-IN"/>
          </w:rPr>
          <w:t>);</w:t>
        </w:r>
      </w:ins>
    </w:p>
    <w:p w14:paraId="3995856A" w14:textId="77777777" w:rsidR="00EE761F" w:rsidRDefault="00EE761F" w:rsidP="00F602E7">
      <w:pPr>
        <w:ind w:left="720"/>
        <w:rPr>
          <w:ins w:id="573" w:author="Prerana Kulkarni" w:date="2024-03-23T08:00:00Z" w16du:dateUtc="2024-03-23T02:30:00Z"/>
        </w:rPr>
      </w:pPr>
    </w:p>
    <w:p w14:paraId="729D2988" w14:textId="77777777" w:rsidR="00101B3F" w:rsidRDefault="00101B3F">
      <w:pPr>
        <w:ind w:left="720"/>
        <w:rPr>
          <w:ins w:id="574" w:author="Prerana Kulkarni" w:date="2024-03-23T08:00:00Z" w16du:dateUtc="2024-03-23T02:30:00Z"/>
        </w:rPr>
        <w:pPrChange w:id="575" w:author="Prerana Kulkarni" w:date="2024-03-23T08:00:00Z" w16du:dateUtc="2024-03-23T02:30:00Z">
          <w:pPr>
            <w:ind w:left="720"/>
            <w:jc w:val="center"/>
          </w:pPr>
        </w:pPrChange>
      </w:pPr>
    </w:p>
    <w:p w14:paraId="2E93BBA1" w14:textId="5D4D1EA3" w:rsidR="001D3F63" w:rsidRDefault="00101B3F">
      <w:pPr>
        <w:ind w:left="720"/>
        <w:jc w:val="center"/>
        <w:rPr>
          <w:ins w:id="576" w:author="Prerana Kulkarni" w:date="2024-03-23T08:00:00Z" w16du:dateUtc="2024-03-23T02:30:00Z"/>
        </w:rPr>
        <w:pPrChange w:id="577" w:author="Prerana Kulkarni" w:date="2024-03-23T08:00:00Z" w16du:dateUtc="2024-03-23T02:30:00Z">
          <w:pPr>
            <w:ind w:left="720"/>
          </w:pPr>
        </w:pPrChange>
      </w:pPr>
      <w:ins w:id="578" w:author="Prerana Kulkarni" w:date="2024-03-23T08:00:00Z" w16du:dateUtc="2024-03-23T02:30:00Z">
        <w:r w:rsidRPr="00101B3F">
          <w:rPr>
            <w:noProof/>
          </w:rPr>
          <w:drawing>
            <wp:inline distT="0" distB="0" distL="0" distR="0" wp14:anchorId="0AECC8F5" wp14:editId="77FD417B">
              <wp:extent cx="5696626" cy="2006600"/>
              <wp:effectExtent l="0" t="0" r="0" b="0"/>
              <wp:docPr id="54266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62650" name=""/>
                      <pic:cNvPicPr/>
                    </pic:nvPicPr>
                    <pic:blipFill>
                      <a:blip r:embed="rId29"/>
                      <a:stretch>
                        <a:fillRect/>
                      </a:stretch>
                    </pic:blipFill>
                    <pic:spPr>
                      <a:xfrm>
                        <a:off x="0" y="0"/>
                        <a:ext cx="5727619" cy="2017517"/>
                      </a:xfrm>
                      <a:prstGeom prst="rect">
                        <a:avLst/>
                      </a:prstGeom>
                    </pic:spPr>
                  </pic:pic>
                </a:graphicData>
              </a:graphic>
            </wp:inline>
          </w:drawing>
        </w:r>
      </w:ins>
    </w:p>
    <w:p w14:paraId="5693436D" w14:textId="77777777" w:rsidR="00101B3F" w:rsidRDefault="00101B3F">
      <w:pPr>
        <w:ind w:left="720"/>
        <w:rPr>
          <w:ins w:id="579" w:author="Prerana Kulkarni" w:date="2024-03-23T08:00:00Z" w16du:dateUtc="2024-03-23T02:30:00Z"/>
        </w:rPr>
      </w:pPr>
    </w:p>
    <w:p w14:paraId="37F88D7D" w14:textId="77777777" w:rsidR="00101B3F" w:rsidRDefault="00101B3F">
      <w:pPr>
        <w:ind w:left="720"/>
      </w:pPr>
    </w:p>
    <w:p w14:paraId="2E93BBA2" w14:textId="77777777" w:rsidR="001D3F63" w:rsidRDefault="003E0CE5">
      <w:pPr>
        <w:numPr>
          <w:ilvl w:val="0"/>
          <w:numId w:val="1"/>
        </w:numPr>
        <w:rPr>
          <w:ins w:id="580" w:author="Prerana Kulkarni" w:date="2024-03-23T08:02:00Z" w16du:dateUtc="2024-03-23T02:32:00Z"/>
          <w:b/>
          <w:bCs/>
          <w:highlight w:val="cyan"/>
        </w:rPr>
      </w:pPr>
      <w:r w:rsidRPr="00FF01DF">
        <w:rPr>
          <w:b/>
          <w:bCs/>
          <w:highlight w:val="cyan"/>
          <w:rPrChange w:id="581" w:author="Prerana Kulkarni" w:date="2024-03-23T00:05:00Z" w16du:dateUtc="2024-03-22T18:35:00Z">
            <w:rPr/>
          </w:rPrChange>
        </w:rPr>
        <w:t xml:space="preserve">What is Hough Transform and why is it </w:t>
      </w:r>
      <w:proofErr w:type="gramStart"/>
      <w:r w:rsidRPr="00FF01DF">
        <w:rPr>
          <w:b/>
          <w:bCs/>
          <w:highlight w:val="cyan"/>
          <w:rPrChange w:id="582" w:author="Prerana Kulkarni" w:date="2024-03-23T00:05:00Z" w16du:dateUtc="2024-03-22T18:35:00Z">
            <w:rPr/>
          </w:rPrChange>
        </w:rPr>
        <w:t>really good</w:t>
      </w:r>
      <w:proofErr w:type="gramEnd"/>
      <w:r w:rsidRPr="00FF01DF">
        <w:rPr>
          <w:b/>
          <w:bCs/>
          <w:highlight w:val="cyan"/>
          <w:rPrChange w:id="583" w:author="Prerana Kulkarni" w:date="2024-03-23T00:05:00Z" w16du:dateUtc="2024-03-22T18:35:00Z">
            <w:rPr/>
          </w:rPrChange>
        </w:rPr>
        <w:t xml:space="preserve"> at filling up gaps?</w:t>
      </w:r>
    </w:p>
    <w:p w14:paraId="674F730B" w14:textId="77777777" w:rsidR="00322778" w:rsidRDefault="00322778" w:rsidP="00322778">
      <w:pPr>
        <w:ind w:left="720"/>
        <w:rPr>
          <w:ins w:id="584" w:author="Prerana Kulkarni" w:date="2024-03-23T08:02:00Z" w16du:dateUtc="2024-03-23T02:32:00Z"/>
          <w:b/>
          <w:bCs/>
          <w:highlight w:val="cyan"/>
        </w:rPr>
      </w:pPr>
    </w:p>
    <w:p w14:paraId="4B7E8E57" w14:textId="303CC303" w:rsidR="00322778" w:rsidRPr="00322778" w:rsidRDefault="00322778">
      <w:pPr>
        <w:ind w:left="720"/>
        <w:jc w:val="both"/>
        <w:rPr>
          <w:ins w:id="585" w:author="Prerana Kulkarni" w:date="2024-03-23T08:03:00Z" w16du:dateUtc="2024-03-23T02:33:00Z"/>
          <w:color w:val="31849B" w:themeColor="accent5" w:themeShade="BF"/>
          <w:rPrChange w:id="586" w:author="Prerana Kulkarni" w:date="2024-03-23T08:03:00Z" w16du:dateUtc="2024-03-23T02:33:00Z">
            <w:rPr>
              <w:ins w:id="587" w:author="Prerana Kulkarni" w:date="2024-03-23T08:03:00Z" w16du:dateUtc="2024-03-23T02:33:00Z"/>
            </w:rPr>
          </w:rPrChange>
        </w:rPr>
        <w:pPrChange w:id="588" w:author="Prerana Kulkarni" w:date="2024-03-23T08:55:00Z" w16du:dateUtc="2024-03-23T03:25:00Z">
          <w:pPr>
            <w:ind w:left="720"/>
          </w:pPr>
        </w:pPrChange>
      </w:pPr>
      <w:ins w:id="589" w:author="Prerana Kulkarni" w:date="2024-03-23T08:03:00Z" w16du:dateUtc="2024-03-23T02:33:00Z">
        <w:r w:rsidRPr="00322778">
          <w:rPr>
            <w:color w:val="31849B" w:themeColor="accent5" w:themeShade="BF"/>
            <w:rPrChange w:id="590" w:author="Prerana Kulkarni" w:date="2024-03-23T08:03:00Z" w16du:dateUtc="2024-03-23T02:33:00Z">
              <w:rPr>
                <w:highlight w:val="cyan"/>
              </w:rPr>
            </w:rPrChange>
          </w:rPr>
          <w:t xml:space="preserve">The </w:t>
        </w:r>
        <w:r w:rsidRPr="00322778">
          <w:rPr>
            <w:color w:val="31849B" w:themeColor="accent5" w:themeShade="BF"/>
            <w:rPrChange w:id="591" w:author="Prerana Kulkarni" w:date="2024-03-23T08:03:00Z" w16du:dateUtc="2024-03-23T02:33:00Z">
              <w:rPr/>
            </w:rPrChange>
          </w:rPr>
          <w:t>Hough Transform is designed to detect imperfect instances of objects within a certain class of shapes by using a voting procedure in a parameter space. This voting procedure helps in identifying object candidates as local maxima in an accumulator space, which is explicitly constructed by the algorithm for computing the Hough Transform.</w:t>
        </w:r>
      </w:ins>
    </w:p>
    <w:p w14:paraId="7F31B7C5" w14:textId="77777777" w:rsidR="00322778" w:rsidRPr="00322778" w:rsidRDefault="00322778">
      <w:pPr>
        <w:ind w:left="720"/>
        <w:pPrChange w:id="592" w:author="Prerana Kulkarni" w:date="2024-03-23T08:02:00Z" w16du:dateUtc="2024-03-23T02:32:00Z">
          <w:pPr>
            <w:numPr>
              <w:numId w:val="1"/>
            </w:numPr>
            <w:ind w:left="720" w:hanging="360"/>
          </w:pPr>
        </w:pPrChange>
      </w:pPr>
    </w:p>
    <w:p w14:paraId="2E93BBA3" w14:textId="77777777" w:rsidR="001D3F63" w:rsidRDefault="003E0CE5">
      <w:pPr>
        <w:numPr>
          <w:ilvl w:val="1"/>
          <w:numId w:val="1"/>
        </w:numPr>
        <w:rPr>
          <w:ins w:id="593" w:author="Prerana Kulkarni" w:date="2024-03-23T08:03:00Z" w16du:dateUtc="2024-03-23T02:33:00Z"/>
        </w:rPr>
      </w:pPr>
      <w:r>
        <w:t xml:space="preserve">Using </w:t>
      </w:r>
      <w:proofErr w:type="spellStart"/>
      <w:r>
        <w:t>hough</w:t>
      </w:r>
      <w:proofErr w:type="spellEnd"/>
      <w:r>
        <w:t xml:space="preserve"> Transform, find the edges of x31_f18.tif image.</w:t>
      </w:r>
    </w:p>
    <w:p w14:paraId="04050B09" w14:textId="77777777" w:rsidR="00965551" w:rsidRDefault="00965551" w:rsidP="00965551">
      <w:pPr>
        <w:rPr>
          <w:ins w:id="594" w:author="Prerana Kulkarni" w:date="2024-03-23T08:14:00Z" w16du:dateUtc="2024-03-23T02:44:00Z"/>
        </w:rPr>
      </w:pPr>
    </w:p>
    <w:p w14:paraId="063F2576" w14:textId="295C353E" w:rsidR="00433E9E" w:rsidRPr="00433E9E" w:rsidRDefault="00433E9E">
      <w:pPr>
        <w:spacing w:line="240" w:lineRule="auto"/>
        <w:ind w:left="1440"/>
        <w:rPr>
          <w:ins w:id="595" w:author="Prerana Kulkarni" w:date="2024-03-23T08:14:00Z" w16du:dateUtc="2024-03-23T02:44:00Z"/>
          <w:rFonts w:ascii="Consolas" w:eastAsia="Times New Roman" w:hAnsi="Consolas" w:cs="Times New Roman"/>
          <w:sz w:val="20"/>
          <w:szCs w:val="20"/>
          <w:lang w:val="en-IN"/>
        </w:rPr>
        <w:pPrChange w:id="596" w:author="Prerana Kulkarni" w:date="2024-03-23T08:14:00Z" w16du:dateUtc="2024-03-23T02:44:00Z">
          <w:pPr>
            <w:spacing w:line="240" w:lineRule="auto"/>
          </w:pPr>
        </w:pPrChange>
      </w:pPr>
      <w:ins w:id="597" w:author="Prerana Kulkarni" w:date="2024-03-23T08:14:00Z" w16du:dateUtc="2024-03-23T02:44:00Z">
        <w:r w:rsidRPr="00433E9E">
          <w:rPr>
            <w:rFonts w:ascii="Consolas" w:eastAsia="Times New Roman" w:hAnsi="Consolas" w:cs="Times New Roman"/>
            <w:color w:val="008013"/>
            <w:sz w:val="20"/>
            <w:szCs w:val="20"/>
            <w:lang w:val="en-IN"/>
          </w:rPr>
          <w:t>% Perform the Hough Transform</w:t>
        </w:r>
        <w:r>
          <w:rPr>
            <w:rFonts w:ascii="Consolas" w:eastAsia="Times New Roman" w:hAnsi="Consolas" w:cs="Times New Roman"/>
            <w:color w:val="008013"/>
            <w:sz w:val="20"/>
            <w:szCs w:val="20"/>
            <w:lang w:val="en-IN"/>
          </w:rPr>
          <w:t xml:space="preserve"> on the </w:t>
        </w:r>
        <w:r w:rsidR="00652838">
          <w:rPr>
            <w:rFonts w:ascii="Consolas" w:eastAsia="Times New Roman" w:hAnsi="Consolas" w:cs="Times New Roman"/>
            <w:color w:val="008013"/>
            <w:sz w:val="20"/>
            <w:szCs w:val="20"/>
            <w:lang w:val="en-IN"/>
          </w:rPr>
          <w:t>output of the Canny Edge Detection %</w:t>
        </w:r>
      </w:ins>
      <w:ins w:id="598" w:author="Prerana Kulkarni" w:date="2024-03-23T08:15:00Z" w16du:dateUtc="2024-03-23T02:45:00Z">
        <w:r w:rsidR="00652838">
          <w:rPr>
            <w:rFonts w:ascii="Consolas" w:eastAsia="Times New Roman" w:hAnsi="Consolas" w:cs="Times New Roman"/>
            <w:color w:val="008013"/>
            <w:sz w:val="20"/>
            <w:szCs w:val="20"/>
            <w:lang w:val="en-IN"/>
          </w:rPr>
          <w:t xml:space="preserve"> </w:t>
        </w:r>
      </w:ins>
      <w:ins w:id="599" w:author="Prerana Kulkarni" w:date="2024-03-23T08:14:00Z" w16du:dateUtc="2024-03-23T02:44:00Z">
        <w:r w:rsidR="00652838">
          <w:rPr>
            <w:rFonts w:ascii="Consolas" w:eastAsia="Times New Roman" w:hAnsi="Consolas" w:cs="Times New Roman"/>
            <w:color w:val="008013"/>
            <w:sz w:val="20"/>
            <w:szCs w:val="20"/>
            <w:lang w:val="en-IN"/>
          </w:rPr>
          <w:t>algorithm from the previous problem</w:t>
        </w:r>
      </w:ins>
    </w:p>
    <w:p w14:paraId="3F8CCFBF" w14:textId="77777777" w:rsidR="00433E9E" w:rsidRPr="00433E9E" w:rsidRDefault="00433E9E">
      <w:pPr>
        <w:spacing w:line="240" w:lineRule="auto"/>
        <w:ind w:left="1440"/>
        <w:rPr>
          <w:ins w:id="600" w:author="Prerana Kulkarni" w:date="2024-03-23T08:14:00Z" w16du:dateUtc="2024-03-23T02:44:00Z"/>
          <w:rFonts w:ascii="Consolas" w:eastAsia="Times New Roman" w:hAnsi="Consolas" w:cs="Times New Roman"/>
          <w:sz w:val="20"/>
          <w:szCs w:val="20"/>
          <w:lang w:val="en-IN"/>
        </w:rPr>
        <w:pPrChange w:id="601" w:author="Prerana Kulkarni" w:date="2024-03-23T08:14:00Z" w16du:dateUtc="2024-03-23T02:44:00Z">
          <w:pPr>
            <w:spacing w:line="240" w:lineRule="auto"/>
          </w:pPr>
        </w:pPrChange>
      </w:pPr>
      <w:ins w:id="602" w:author="Prerana Kulkarni" w:date="2024-03-23T08:14:00Z" w16du:dateUtc="2024-03-23T02:44:00Z">
        <w:r w:rsidRPr="00433E9E">
          <w:rPr>
            <w:rFonts w:ascii="Consolas" w:eastAsia="Times New Roman" w:hAnsi="Consolas" w:cs="Times New Roman"/>
            <w:sz w:val="20"/>
            <w:szCs w:val="20"/>
            <w:lang w:val="en-IN"/>
          </w:rPr>
          <w:t>[</w:t>
        </w:r>
        <w:proofErr w:type="spellStart"/>
        <w:proofErr w:type="gramStart"/>
        <w:r w:rsidRPr="00433E9E">
          <w:rPr>
            <w:rFonts w:ascii="Consolas" w:eastAsia="Times New Roman" w:hAnsi="Consolas" w:cs="Times New Roman"/>
            <w:sz w:val="20"/>
            <w:szCs w:val="20"/>
            <w:lang w:val="en-IN"/>
          </w:rPr>
          <w:t>H,theta</w:t>
        </w:r>
        <w:proofErr w:type="gramEnd"/>
        <w:r w:rsidRPr="00433E9E">
          <w:rPr>
            <w:rFonts w:ascii="Consolas" w:eastAsia="Times New Roman" w:hAnsi="Consolas" w:cs="Times New Roman"/>
            <w:sz w:val="20"/>
            <w:szCs w:val="20"/>
            <w:lang w:val="en-IN"/>
          </w:rPr>
          <w:t>,rho</w:t>
        </w:r>
        <w:proofErr w:type="spellEnd"/>
        <w:r w:rsidRPr="00433E9E">
          <w:rPr>
            <w:rFonts w:ascii="Consolas" w:eastAsia="Times New Roman" w:hAnsi="Consolas" w:cs="Times New Roman"/>
            <w:sz w:val="20"/>
            <w:szCs w:val="20"/>
            <w:lang w:val="en-IN"/>
          </w:rPr>
          <w:t xml:space="preserve">] = </w:t>
        </w:r>
        <w:proofErr w:type="spellStart"/>
        <w:r w:rsidRPr="00433E9E">
          <w:rPr>
            <w:rFonts w:ascii="Consolas" w:eastAsia="Times New Roman" w:hAnsi="Consolas" w:cs="Times New Roman"/>
            <w:sz w:val="20"/>
            <w:szCs w:val="20"/>
            <w:lang w:val="en-IN"/>
          </w:rPr>
          <w:t>hough</w:t>
        </w:r>
        <w:proofErr w:type="spellEnd"/>
        <w:r w:rsidRPr="00433E9E">
          <w:rPr>
            <w:rFonts w:ascii="Consolas" w:eastAsia="Times New Roman" w:hAnsi="Consolas" w:cs="Times New Roman"/>
            <w:sz w:val="20"/>
            <w:szCs w:val="20"/>
            <w:lang w:val="en-IN"/>
          </w:rPr>
          <w:t>(</w:t>
        </w:r>
        <w:proofErr w:type="spellStart"/>
        <w:r w:rsidRPr="00433E9E">
          <w:rPr>
            <w:rFonts w:ascii="Consolas" w:eastAsia="Times New Roman" w:hAnsi="Consolas" w:cs="Times New Roman"/>
            <w:sz w:val="20"/>
            <w:szCs w:val="20"/>
            <w:lang w:val="en-IN"/>
          </w:rPr>
          <w:t>edges_canny</w:t>
        </w:r>
        <w:proofErr w:type="spellEnd"/>
        <w:r w:rsidRPr="00433E9E">
          <w:rPr>
            <w:rFonts w:ascii="Consolas" w:eastAsia="Times New Roman" w:hAnsi="Consolas" w:cs="Times New Roman"/>
            <w:sz w:val="20"/>
            <w:szCs w:val="20"/>
            <w:lang w:val="en-IN"/>
          </w:rPr>
          <w:t>);</w:t>
        </w:r>
      </w:ins>
    </w:p>
    <w:p w14:paraId="4C431296" w14:textId="77777777" w:rsidR="00433E9E" w:rsidRPr="00433E9E" w:rsidRDefault="00433E9E">
      <w:pPr>
        <w:spacing w:line="240" w:lineRule="auto"/>
        <w:ind w:left="1440"/>
        <w:rPr>
          <w:ins w:id="603" w:author="Prerana Kulkarni" w:date="2024-03-23T08:14:00Z" w16du:dateUtc="2024-03-23T02:44:00Z"/>
          <w:rFonts w:ascii="Consolas" w:eastAsia="Times New Roman" w:hAnsi="Consolas" w:cs="Times New Roman"/>
          <w:sz w:val="20"/>
          <w:szCs w:val="20"/>
          <w:lang w:val="en-IN"/>
        </w:rPr>
        <w:pPrChange w:id="604" w:author="Prerana Kulkarni" w:date="2024-03-23T08:14:00Z" w16du:dateUtc="2024-03-23T02:44:00Z">
          <w:pPr>
            <w:spacing w:line="240" w:lineRule="auto"/>
          </w:pPr>
        </w:pPrChange>
      </w:pPr>
      <w:ins w:id="605" w:author="Prerana Kulkarni" w:date="2024-03-23T08:14:00Z" w16du:dateUtc="2024-03-23T02:44:00Z">
        <w:r w:rsidRPr="00433E9E">
          <w:rPr>
            <w:rFonts w:ascii="Consolas" w:eastAsia="Times New Roman" w:hAnsi="Consolas" w:cs="Times New Roman"/>
            <w:sz w:val="20"/>
            <w:szCs w:val="20"/>
            <w:lang w:val="en-IN"/>
          </w:rPr>
          <w:t xml:space="preserve">P = </w:t>
        </w:r>
        <w:proofErr w:type="spellStart"/>
        <w:proofErr w:type="gramStart"/>
        <w:r w:rsidRPr="00433E9E">
          <w:rPr>
            <w:rFonts w:ascii="Consolas" w:eastAsia="Times New Roman" w:hAnsi="Consolas" w:cs="Times New Roman"/>
            <w:sz w:val="20"/>
            <w:szCs w:val="20"/>
            <w:lang w:val="en-IN"/>
          </w:rPr>
          <w:t>houghpeaks</w:t>
        </w:r>
        <w:proofErr w:type="spellEnd"/>
        <w:r w:rsidRPr="00433E9E">
          <w:rPr>
            <w:rFonts w:ascii="Consolas" w:eastAsia="Times New Roman" w:hAnsi="Consolas" w:cs="Times New Roman"/>
            <w:sz w:val="20"/>
            <w:szCs w:val="20"/>
            <w:lang w:val="en-IN"/>
          </w:rPr>
          <w:t>(</w:t>
        </w:r>
        <w:proofErr w:type="gramEnd"/>
        <w:r w:rsidRPr="00433E9E">
          <w:rPr>
            <w:rFonts w:ascii="Consolas" w:eastAsia="Times New Roman" w:hAnsi="Consolas" w:cs="Times New Roman"/>
            <w:sz w:val="20"/>
            <w:szCs w:val="20"/>
            <w:lang w:val="en-IN"/>
          </w:rPr>
          <w:t>H, 50);</w:t>
        </w:r>
      </w:ins>
    </w:p>
    <w:p w14:paraId="442CDFD4" w14:textId="77777777" w:rsidR="00433E9E" w:rsidRPr="00433E9E" w:rsidRDefault="00433E9E">
      <w:pPr>
        <w:spacing w:line="240" w:lineRule="auto"/>
        <w:ind w:left="1440"/>
        <w:rPr>
          <w:ins w:id="606" w:author="Prerana Kulkarni" w:date="2024-03-23T08:14:00Z" w16du:dateUtc="2024-03-23T02:44:00Z"/>
          <w:rFonts w:ascii="Consolas" w:eastAsia="Times New Roman" w:hAnsi="Consolas" w:cs="Times New Roman"/>
          <w:sz w:val="20"/>
          <w:szCs w:val="20"/>
          <w:lang w:val="en-IN"/>
        </w:rPr>
        <w:pPrChange w:id="607" w:author="Prerana Kulkarni" w:date="2024-03-23T08:14:00Z" w16du:dateUtc="2024-03-23T02:44:00Z">
          <w:pPr>
            <w:spacing w:line="240" w:lineRule="auto"/>
          </w:pPr>
        </w:pPrChange>
      </w:pPr>
    </w:p>
    <w:p w14:paraId="0893B1F8" w14:textId="77777777" w:rsidR="00433E9E" w:rsidRPr="00433E9E" w:rsidRDefault="00433E9E">
      <w:pPr>
        <w:spacing w:line="240" w:lineRule="auto"/>
        <w:ind w:left="1440"/>
        <w:rPr>
          <w:ins w:id="608" w:author="Prerana Kulkarni" w:date="2024-03-23T08:14:00Z" w16du:dateUtc="2024-03-23T02:44:00Z"/>
          <w:rFonts w:ascii="Consolas" w:eastAsia="Times New Roman" w:hAnsi="Consolas" w:cs="Times New Roman"/>
          <w:sz w:val="20"/>
          <w:szCs w:val="20"/>
          <w:lang w:val="en-IN"/>
        </w:rPr>
        <w:pPrChange w:id="609" w:author="Prerana Kulkarni" w:date="2024-03-23T08:14:00Z" w16du:dateUtc="2024-03-23T02:44:00Z">
          <w:pPr>
            <w:spacing w:line="240" w:lineRule="auto"/>
          </w:pPr>
        </w:pPrChange>
      </w:pPr>
      <w:ins w:id="610" w:author="Prerana Kulkarni" w:date="2024-03-23T08:14:00Z" w16du:dateUtc="2024-03-23T02:44:00Z">
        <w:r w:rsidRPr="00433E9E">
          <w:rPr>
            <w:rFonts w:ascii="Consolas" w:eastAsia="Times New Roman" w:hAnsi="Consolas" w:cs="Times New Roman"/>
            <w:color w:val="008013"/>
            <w:sz w:val="20"/>
            <w:szCs w:val="20"/>
            <w:lang w:val="en-IN"/>
          </w:rPr>
          <w:t>% Find lines corresponding to the peaks</w:t>
        </w:r>
      </w:ins>
    </w:p>
    <w:p w14:paraId="251F246D" w14:textId="77777777" w:rsidR="00433E9E" w:rsidRPr="00433E9E" w:rsidRDefault="00433E9E">
      <w:pPr>
        <w:spacing w:line="240" w:lineRule="auto"/>
        <w:ind w:left="1440"/>
        <w:rPr>
          <w:ins w:id="611" w:author="Prerana Kulkarni" w:date="2024-03-23T08:14:00Z" w16du:dateUtc="2024-03-23T02:44:00Z"/>
          <w:rFonts w:ascii="Consolas" w:eastAsia="Times New Roman" w:hAnsi="Consolas" w:cs="Times New Roman"/>
          <w:sz w:val="20"/>
          <w:szCs w:val="20"/>
          <w:lang w:val="en-IN"/>
        </w:rPr>
        <w:pPrChange w:id="612" w:author="Prerana Kulkarni" w:date="2024-03-23T08:14:00Z" w16du:dateUtc="2024-03-23T02:44:00Z">
          <w:pPr>
            <w:spacing w:line="240" w:lineRule="auto"/>
          </w:pPr>
        </w:pPrChange>
      </w:pPr>
      <w:ins w:id="613" w:author="Prerana Kulkarni" w:date="2024-03-23T08:14:00Z" w16du:dateUtc="2024-03-23T02:44:00Z">
        <w:r w:rsidRPr="00433E9E">
          <w:rPr>
            <w:rFonts w:ascii="Consolas" w:eastAsia="Times New Roman" w:hAnsi="Consolas" w:cs="Times New Roman"/>
            <w:sz w:val="20"/>
            <w:szCs w:val="20"/>
            <w:lang w:val="en-IN"/>
          </w:rPr>
          <w:t xml:space="preserve">lines = </w:t>
        </w:r>
        <w:proofErr w:type="spellStart"/>
        <w:r w:rsidRPr="00433E9E">
          <w:rPr>
            <w:rFonts w:ascii="Consolas" w:eastAsia="Times New Roman" w:hAnsi="Consolas" w:cs="Times New Roman"/>
            <w:sz w:val="20"/>
            <w:szCs w:val="20"/>
            <w:lang w:val="en-IN"/>
          </w:rPr>
          <w:t>houghlines</w:t>
        </w:r>
        <w:proofErr w:type="spellEnd"/>
        <w:r w:rsidRPr="00433E9E">
          <w:rPr>
            <w:rFonts w:ascii="Consolas" w:eastAsia="Times New Roman" w:hAnsi="Consolas" w:cs="Times New Roman"/>
            <w:sz w:val="20"/>
            <w:szCs w:val="20"/>
            <w:lang w:val="en-IN"/>
          </w:rPr>
          <w:t>(</w:t>
        </w:r>
        <w:proofErr w:type="spellStart"/>
        <w:r w:rsidRPr="00433E9E">
          <w:rPr>
            <w:rFonts w:ascii="Consolas" w:eastAsia="Times New Roman" w:hAnsi="Consolas" w:cs="Times New Roman"/>
            <w:sz w:val="20"/>
            <w:szCs w:val="20"/>
            <w:lang w:val="en-IN"/>
          </w:rPr>
          <w:t>edges_</w:t>
        </w:r>
        <w:proofErr w:type="gramStart"/>
        <w:r w:rsidRPr="00433E9E">
          <w:rPr>
            <w:rFonts w:ascii="Consolas" w:eastAsia="Times New Roman" w:hAnsi="Consolas" w:cs="Times New Roman"/>
            <w:sz w:val="20"/>
            <w:szCs w:val="20"/>
            <w:lang w:val="en-IN"/>
          </w:rPr>
          <w:t>canny,theta</w:t>
        </w:r>
        <w:proofErr w:type="gramEnd"/>
        <w:r w:rsidRPr="00433E9E">
          <w:rPr>
            <w:rFonts w:ascii="Consolas" w:eastAsia="Times New Roman" w:hAnsi="Consolas" w:cs="Times New Roman"/>
            <w:sz w:val="20"/>
            <w:szCs w:val="20"/>
            <w:lang w:val="en-IN"/>
          </w:rPr>
          <w:t>,rho,P</w:t>
        </w:r>
        <w:proofErr w:type="spellEnd"/>
        <w:r w:rsidRPr="00433E9E">
          <w:rPr>
            <w:rFonts w:ascii="Consolas" w:eastAsia="Times New Roman" w:hAnsi="Consolas" w:cs="Times New Roman"/>
            <w:sz w:val="20"/>
            <w:szCs w:val="20"/>
            <w:lang w:val="en-IN"/>
          </w:rPr>
          <w:t>);</w:t>
        </w:r>
      </w:ins>
    </w:p>
    <w:p w14:paraId="36C53F51" w14:textId="77777777" w:rsidR="00433E9E" w:rsidRPr="00433E9E" w:rsidRDefault="00433E9E">
      <w:pPr>
        <w:spacing w:line="240" w:lineRule="auto"/>
        <w:ind w:left="1440"/>
        <w:rPr>
          <w:ins w:id="614" w:author="Prerana Kulkarni" w:date="2024-03-23T08:14:00Z" w16du:dateUtc="2024-03-23T02:44:00Z"/>
          <w:rFonts w:ascii="Consolas" w:eastAsia="Times New Roman" w:hAnsi="Consolas" w:cs="Times New Roman"/>
          <w:sz w:val="20"/>
          <w:szCs w:val="20"/>
          <w:lang w:val="en-IN"/>
        </w:rPr>
        <w:pPrChange w:id="615" w:author="Prerana Kulkarni" w:date="2024-03-23T08:14:00Z" w16du:dateUtc="2024-03-23T02:44:00Z">
          <w:pPr>
            <w:spacing w:line="240" w:lineRule="auto"/>
          </w:pPr>
        </w:pPrChange>
      </w:pPr>
    </w:p>
    <w:p w14:paraId="481AD879" w14:textId="3904C7B2" w:rsidR="00433E9E" w:rsidRPr="00433E9E" w:rsidRDefault="00433E9E">
      <w:pPr>
        <w:spacing w:line="240" w:lineRule="auto"/>
        <w:ind w:left="1440"/>
        <w:rPr>
          <w:ins w:id="616" w:author="Prerana Kulkarni" w:date="2024-03-23T08:14:00Z" w16du:dateUtc="2024-03-23T02:44:00Z"/>
          <w:rFonts w:ascii="Consolas" w:eastAsia="Times New Roman" w:hAnsi="Consolas" w:cs="Times New Roman"/>
          <w:sz w:val="20"/>
          <w:szCs w:val="20"/>
          <w:lang w:val="en-IN"/>
        </w:rPr>
        <w:pPrChange w:id="617" w:author="Prerana Kulkarni" w:date="2024-03-23T08:14:00Z" w16du:dateUtc="2024-03-23T02:44:00Z">
          <w:pPr>
            <w:spacing w:line="240" w:lineRule="auto"/>
          </w:pPr>
        </w:pPrChange>
      </w:pPr>
      <w:ins w:id="618" w:author="Prerana Kulkarni" w:date="2024-03-23T08:14:00Z" w16du:dateUtc="2024-03-23T02:44:00Z">
        <w:r w:rsidRPr="00433E9E">
          <w:rPr>
            <w:rFonts w:ascii="Consolas" w:eastAsia="Times New Roman" w:hAnsi="Consolas" w:cs="Times New Roman"/>
            <w:color w:val="008013"/>
            <w:sz w:val="20"/>
            <w:szCs w:val="20"/>
            <w:lang w:val="en-IN"/>
          </w:rPr>
          <w:t>% Display</w:t>
        </w:r>
      </w:ins>
    </w:p>
    <w:p w14:paraId="48EF6FD3" w14:textId="77777777" w:rsidR="00433E9E" w:rsidRPr="00433E9E" w:rsidRDefault="00433E9E">
      <w:pPr>
        <w:spacing w:line="240" w:lineRule="auto"/>
        <w:ind w:left="1440"/>
        <w:rPr>
          <w:ins w:id="619" w:author="Prerana Kulkarni" w:date="2024-03-23T08:14:00Z" w16du:dateUtc="2024-03-23T02:44:00Z"/>
          <w:rFonts w:ascii="Consolas" w:eastAsia="Times New Roman" w:hAnsi="Consolas" w:cs="Times New Roman"/>
          <w:sz w:val="20"/>
          <w:szCs w:val="20"/>
          <w:lang w:val="en-IN"/>
        </w:rPr>
        <w:pPrChange w:id="620" w:author="Prerana Kulkarni" w:date="2024-03-23T08:14:00Z" w16du:dateUtc="2024-03-23T02:44:00Z">
          <w:pPr>
            <w:spacing w:line="240" w:lineRule="auto"/>
          </w:pPr>
        </w:pPrChange>
      </w:pPr>
      <w:ins w:id="621" w:author="Prerana Kulkarni" w:date="2024-03-23T08:14:00Z" w16du:dateUtc="2024-03-23T02:44:00Z">
        <w:r w:rsidRPr="00433E9E">
          <w:rPr>
            <w:rFonts w:ascii="Consolas" w:eastAsia="Times New Roman" w:hAnsi="Consolas" w:cs="Times New Roman"/>
            <w:sz w:val="20"/>
            <w:szCs w:val="20"/>
            <w:lang w:val="en-IN"/>
          </w:rPr>
          <w:t>figure;</w:t>
        </w:r>
      </w:ins>
    </w:p>
    <w:p w14:paraId="6EF427D7" w14:textId="33D0DD23" w:rsidR="00433E9E" w:rsidRPr="00433E9E" w:rsidRDefault="00433E9E">
      <w:pPr>
        <w:spacing w:line="240" w:lineRule="auto"/>
        <w:ind w:left="1440"/>
        <w:rPr>
          <w:ins w:id="622" w:author="Prerana Kulkarni" w:date="2024-03-23T08:14:00Z" w16du:dateUtc="2024-03-23T02:44:00Z"/>
          <w:rFonts w:ascii="Consolas" w:eastAsia="Times New Roman" w:hAnsi="Consolas" w:cs="Times New Roman"/>
          <w:sz w:val="20"/>
          <w:szCs w:val="20"/>
          <w:lang w:val="en-IN"/>
        </w:rPr>
        <w:pPrChange w:id="623" w:author="Prerana Kulkarni" w:date="2024-03-23T08:14:00Z" w16du:dateUtc="2024-03-23T02:44:00Z">
          <w:pPr>
            <w:spacing w:line="240" w:lineRule="auto"/>
          </w:pPr>
        </w:pPrChange>
      </w:pPr>
      <w:proofErr w:type="spellStart"/>
      <w:ins w:id="624" w:author="Prerana Kulkarni" w:date="2024-03-23T08:14:00Z" w16du:dateUtc="2024-03-23T02:44:00Z">
        <w:r w:rsidRPr="00433E9E">
          <w:rPr>
            <w:rFonts w:ascii="Consolas" w:eastAsia="Times New Roman" w:hAnsi="Consolas" w:cs="Times New Roman"/>
            <w:sz w:val="20"/>
            <w:szCs w:val="20"/>
            <w:lang w:val="en-IN"/>
          </w:rPr>
          <w:t>imshow</w:t>
        </w:r>
        <w:proofErr w:type="spellEnd"/>
        <w:r w:rsidRPr="00433E9E">
          <w:rPr>
            <w:rFonts w:ascii="Consolas" w:eastAsia="Times New Roman" w:hAnsi="Consolas" w:cs="Times New Roman"/>
            <w:sz w:val="20"/>
            <w:szCs w:val="20"/>
            <w:lang w:val="en-IN"/>
          </w:rPr>
          <w:t>(</w:t>
        </w:r>
        <w:proofErr w:type="spellStart"/>
        <w:r w:rsidRPr="00433E9E">
          <w:rPr>
            <w:rFonts w:ascii="Consolas" w:eastAsia="Times New Roman" w:hAnsi="Consolas" w:cs="Times New Roman"/>
            <w:sz w:val="20"/>
            <w:szCs w:val="20"/>
            <w:lang w:val="en-IN"/>
          </w:rPr>
          <w:t>img</w:t>
        </w:r>
        <w:proofErr w:type="spellEnd"/>
        <w:r w:rsidRPr="00433E9E">
          <w:rPr>
            <w:rFonts w:ascii="Consolas" w:eastAsia="Times New Roman" w:hAnsi="Consolas" w:cs="Times New Roman"/>
            <w:sz w:val="20"/>
            <w:szCs w:val="20"/>
            <w:lang w:val="en-IN"/>
          </w:rPr>
          <w:t>);</w:t>
        </w:r>
      </w:ins>
    </w:p>
    <w:p w14:paraId="239C55C4" w14:textId="4C33D192" w:rsidR="00433E9E" w:rsidRPr="00433E9E" w:rsidRDefault="00433E9E">
      <w:pPr>
        <w:spacing w:line="240" w:lineRule="auto"/>
        <w:ind w:left="1440"/>
        <w:rPr>
          <w:ins w:id="625" w:author="Prerana Kulkarni" w:date="2024-03-23T08:14:00Z" w16du:dateUtc="2024-03-23T02:44:00Z"/>
          <w:rFonts w:ascii="Consolas" w:eastAsia="Times New Roman" w:hAnsi="Consolas" w:cs="Times New Roman"/>
          <w:sz w:val="20"/>
          <w:szCs w:val="20"/>
          <w:lang w:val="en-IN"/>
        </w:rPr>
        <w:pPrChange w:id="626" w:author="Prerana Kulkarni" w:date="2024-03-23T08:14:00Z" w16du:dateUtc="2024-03-23T02:44:00Z">
          <w:pPr>
            <w:spacing w:line="240" w:lineRule="auto"/>
          </w:pPr>
        </w:pPrChange>
      </w:pPr>
      <w:ins w:id="627" w:author="Prerana Kulkarni" w:date="2024-03-23T08:14:00Z" w16du:dateUtc="2024-03-23T02:44:00Z">
        <w:r w:rsidRPr="00433E9E">
          <w:rPr>
            <w:rFonts w:ascii="Consolas" w:eastAsia="Times New Roman" w:hAnsi="Consolas" w:cs="Times New Roman"/>
            <w:sz w:val="20"/>
            <w:szCs w:val="20"/>
            <w:lang w:val="en-IN"/>
          </w:rPr>
          <w:t xml:space="preserve">hold </w:t>
        </w:r>
        <w:r w:rsidRPr="00433E9E">
          <w:rPr>
            <w:rFonts w:ascii="Consolas" w:eastAsia="Times New Roman" w:hAnsi="Consolas" w:cs="Times New Roman"/>
            <w:color w:val="A709F5"/>
            <w:sz w:val="20"/>
            <w:szCs w:val="20"/>
            <w:lang w:val="en-IN"/>
          </w:rPr>
          <w:t>on</w:t>
        </w:r>
        <w:r w:rsidRPr="00433E9E">
          <w:rPr>
            <w:rFonts w:ascii="Consolas" w:eastAsia="Times New Roman" w:hAnsi="Consolas" w:cs="Times New Roman"/>
            <w:sz w:val="20"/>
            <w:szCs w:val="20"/>
            <w:lang w:val="en-IN"/>
          </w:rPr>
          <w:t>;</w:t>
        </w:r>
      </w:ins>
    </w:p>
    <w:p w14:paraId="3F92FEB2" w14:textId="77777777" w:rsidR="00433E9E" w:rsidRPr="00433E9E" w:rsidRDefault="00433E9E">
      <w:pPr>
        <w:spacing w:line="240" w:lineRule="auto"/>
        <w:ind w:left="1440"/>
        <w:rPr>
          <w:ins w:id="628" w:author="Prerana Kulkarni" w:date="2024-03-23T08:14:00Z" w16du:dateUtc="2024-03-23T02:44:00Z"/>
          <w:rFonts w:ascii="Consolas" w:eastAsia="Times New Roman" w:hAnsi="Consolas" w:cs="Times New Roman"/>
          <w:sz w:val="20"/>
          <w:szCs w:val="20"/>
          <w:lang w:val="en-IN"/>
        </w:rPr>
        <w:pPrChange w:id="629" w:author="Prerana Kulkarni" w:date="2024-03-23T08:14:00Z" w16du:dateUtc="2024-03-23T02:44:00Z">
          <w:pPr>
            <w:spacing w:line="240" w:lineRule="auto"/>
          </w:pPr>
        </w:pPrChange>
      </w:pPr>
      <w:ins w:id="630" w:author="Prerana Kulkarni" w:date="2024-03-23T08:14:00Z" w16du:dateUtc="2024-03-23T02:44:00Z">
        <w:r w:rsidRPr="00433E9E">
          <w:rPr>
            <w:rFonts w:ascii="Consolas" w:eastAsia="Times New Roman" w:hAnsi="Consolas" w:cs="Times New Roman"/>
            <w:color w:val="008013"/>
            <w:sz w:val="20"/>
            <w:szCs w:val="20"/>
            <w:lang w:val="en-IN"/>
          </w:rPr>
          <w:t>% Plot the edges</w:t>
        </w:r>
      </w:ins>
    </w:p>
    <w:p w14:paraId="0541B8E0" w14:textId="77777777" w:rsidR="00433E9E" w:rsidRPr="00433E9E" w:rsidRDefault="00433E9E">
      <w:pPr>
        <w:spacing w:line="240" w:lineRule="auto"/>
        <w:ind w:left="1440"/>
        <w:rPr>
          <w:ins w:id="631" w:author="Prerana Kulkarni" w:date="2024-03-23T08:14:00Z" w16du:dateUtc="2024-03-23T02:44:00Z"/>
          <w:rFonts w:ascii="Consolas" w:eastAsia="Times New Roman" w:hAnsi="Consolas" w:cs="Times New Roman"/>
          <w:sz w:val="20"/>
          <w:szCs w:val="20"/>
          <w:lang w:val="en-IN"/>
        </w:rPr>
        <w:pPrChange w:id="632" w:author="Prerana Kulkarni" w:date="2024-03-23T08:14:00Z" w16du:dateUtc="2024-03-23T02:44:00Z">
          <w:pPr>
            <w:spacing w:line="240" w:lineRule="auto"/>
          </w:pPr>
        </w:pPrChange>
      </w:pPr>
      <w:ins w:id="633" w:author="Prerana Kulkarni" w:date="2024-03-23T08:14:00Z" w16du:dateUtc="2024-03-23T02:44:00Z">
        <w:r w:rsidRPr="00433E9E">
          <w:rPr>
            <w:rFonts w:ascii="Consolas" w:eastAsia="Times New Roman" w:hAnsi="Consolas" w:cs="Times New Roman"/>
            <w:sz w:val="20"/>
            <w:szCs w:val="20"/>
            <w:lang w:val="en-IN"/>
          </w:rPr>
          <w:t>plot(lines(1</w:t>
        </w:r>
        <w:proofErr w:type="gramStart"/>
        <w:r w:rsidRPr="00433E9E">
          <w:rPr>
            <w:rFonts w:ascii="Consolas" w:eastAsia="Times New Roman" w:hAnsi="Consolas" w:cs="Times New Roman"/>
            <w:sz w:val="20"/>
            <w:szCs w:val="20"/>
            <w:lang w:val="en-IN"/>
          </w:rPr>
          <w:t>).point</w:t>
        </w:r>
        <w:proofErr w:type="gramEnd"/>
        <w:r w:rsidRPr="00433E9E">
          <w:rPr>
            <w:rFonts w:ascii="Consolas" w:eastAsia="Times New Roman" w:hAnsi="Consolas" w:cs="Times New Roman"/>
            <w:sz w:val="20"/>
            <w:szCs w:val="20"/>
            <w:lang w:val="en-IN"/>
          </w:rPr>
          <w:t xml:space="preserve">1(1), lines(1).point1(2), </w:t>
        </w:r>
        <w:r w:rsidRPr="00433E9E">
          <w:rPr>
            <w:rFonts w:ascii="Consolas" w:eastAsia="Times New Roman" w:hAnsi="Consolas" w:cs="Times New Roman"/>
            <w:color w:val="A709F5"/>
            <w:sz w:val="20"/>
            <w:szCs w:val="20"/>
            <w:lang w:val="en-IN"/>
          </w:rPr>
          <w:t>'g*'</w:t>
        </w:r>
        <w:r w:rsidRPr="00433E9E">
          <w:rPr>
            <w:rFonts w:ascii="Consolas" w:eastAsia="Times New Roman" w:hAnsi="Consolas" w:cs="Times New Roman"/>
            <w:sz w:val="20"/>
            <w:szCs w:val="20"/>
            <w:lang w:val="en-IN"/>
          </w:rPr>
          <w:t xml:space="preserve">, </w:t>
        </w:r>
        <w:r w:rsidRPr="00433E9E">
          <w:rPr>
            <w:rFonts w:ascii="Consolas" w:eastAsia="Times New Roman" w:hAnsi="Consolas" w:cs="Times New Roman"/>
            <w:color w:val="A709F5"/>
            <w:sz w:val="20"/>
            <w:szCs w:val="20"/>
            <w:lang w:val="en-IN"/>
          </w:rPr>
          <w:t>'</w:t>
        </w:r>
        <w:proofErr w:type="spellStart"/>
        <w:r w:rsidRPr="00433E9E">
          <w:rPr>
            <w:rFonts w:ascii="Consolas" w:eastAsia="Times New Roman" w:hAnsi="Consolas" w:cs="Times New Roman"/>
            <w:color w:val="A709F5"/>
            <w:sz w:val="20"/>
            <w:szCs w:val="20"/>
            <w:lang w:val="en-IN"/>
          </w:rPr>
          <w:t>LineWidth</w:t>
        </w:r>
        <w:proofErr w:type="spellEnd"/>
        <w:r w:rsidRPr="00433E9E">
          <w:rPr>
            <w:rFonts w:ascii="Consolas" w:eastAsia="Times New Roman" w:hAnsi="Consolas" w:cs="Times New Roman"/>
            <w:color w:val="A709F5"/>
            <w:sz w:val="20"/>
            <w:szCs w:val="20"/>
            <w:lang w:val="en-IN"/>
          </w:rPr>
          <w:t>'</w:t>
        </w:r>
        <w:r w:rsidRPr="00433E9E">
          <w:rPr>
            <w:rFonts w:ascii="Consolas" w:eastAsia="Times New Roman" w:hAnsi="Consolas" w:cs="Times New Roman"/>
            <w:sz w:val="20"/>
            <w:szCs w:val="20"/>
            <w:lang w:val="en-IN"/>
          </w:rPr>
          <w:t>, 2);</w:t>
        </w:r>
      </w:ins>
    </w:p>
    <w:p w14:paraId="455E246B" w14:textId="77777777" w:rsidR="00433E9E" w:rsidRPr="00433E9E" w:rsidRDefault="00433E9E">
      <w:pPr>
        <w:spacing w:line="240" w:lineRule="auto"/>
        <w:ind w:left="1440"/>
        <w:rPr>
          <w:ins w:id="634" w:author="Prerana Kulkarni" w:date="2024-03-23T08:14:00Z" w16du:dateUtc="2024-03-23T02:44:00Z"/>
          <w:rFonts w:ascii="Consolas" w:eastAsia="Times New Roman" w:hAnsi="Consolas" w:cs="Times New Roman"/>
          <w:sz w:val="20"/>
          <w:szCs w:val="20"/>
          <w:lang w:val="en-IN"/>
        </w:rPr>
        <w:pPrChange w:id="635" w:author="Prerana Kulkarni" w:date="2024-03-23T08:14:00Z" w16du:dateUtc="2024-03-23T02:44:00Z">
          <w:pPr>
            <w:spacing w:line="240" w:lineRule="auto"/>
          </w:pPr>
        </w:pPrChange>
      </w:pPr>
      <w:ins w:id="636" w:author="Prerana Kulkarni" w:date="2024-03-23T08:14:00Z" w16du:dateUtc="2024-03-23T02:44:00Z">
        <w:r w:rsidRPr="00433E9E">
          <w:rPr>
            <w:rFonts w:ascii="Consolas" w:eastAsia="Times New Roman" w:hAnsi="Consolas" w:cs="Times New Roman"/>
            <w:sz w:val="20"/>
            <w:szCs w:val="20"/>
            <w:lang w:val="en-IN"/>
          </w:rPr>
          <w:t>plot(lines(1</w:t>
        </w:r>
        <w:proofErr w:type="gramStart"/>
        <w:r w:rsidRPr="00433E9E">
          <w:rPr>
            <w:rFonts w:ascii="Consolas" w:eastAsia="Times New Roman" w:hAnsi="Consolas" w:cs="Times New Roman"/>
            <w:sz w:val="20"/>
            <w:szCs w:val="20"/>
            <w:lang w:val="en-IN"/>
          </w:rPr>
          <w:t>).point</w:t>
        </w:r>
        <w:proofErr w:type="gramEnd"/>
        <w:r w:rsidRPr="00433E9E">
          <w:rPr>
            <w:rFonts w:ascii="Consolas" w:eastAsia="Times New Roman" w:hAnsi="Consolas" w:cs="Times New Roman"/>
            <w:sz w:val="20"/>
            <w:szCs w:val="20"/>
            <w:lang w:val="en-IN"/>
          </w:rPr>
          <w:t xml:space="preserve">2(1), lines(1).point2(2), </w:t>
        </w:r>
        <w:r w:rsidRPr="00433E9E">
          <w:rPr>
            <w:rFonts w:ascii="Consolas" w:eastAsia="Times New Roman" w:hAnsi="Consolas" w:cs="Times New Roman"/>
            <w:color w:val="A709F5"/>
            <w:sz w:val="20"/>
            <w:szCs w:val="20"/>
            <w:lang w:val="en-IN"/>
          </w:rPr>
          <w:t>'g*'</w:t>
        </w:r>
        <w:r w:rsidRPr="00433E9E">
          <w:rPr>
            <w:rFonts w:ascii="Consolas" w:eastAsia="Times New Roman" w:hAnsi="Consolas" w:cs="Times New Roman"/>
            <w:sz w:val="20"/>
            <w:szCs w:val="20"/>
            <w:lang w:val="en-IN"/>
          </w:rPr>
          <w:t xml:space="preserve">, </w:t>
        </w:r>
        <w:r w:rsidRPr="00433E9E">
          <w:rPr>
            <w:rFonts w:ascii="Consolas" w:eastAsia="Times New Roman" w:hAnsi="Consolas" w:cs="Times New Roman"/>
            <w:color w:val="A709F5"/>
            <w:sz w:val="20"/>
            <w:szCs w:val="20"/>
            <w:lang w:val="en-IN"/>
          </w:rPr>
          <w:t>'</w:t>
        </w:r>
        <w:proofErr w:type="spellStart"/>
        <w:r w:rsidRPr="00433E9E">
          <w:rPr>
            <w:rFonts w:ascii="Consolas" w:eastAsia="Times New Roman" w:hAnsi="Consolas" w:cs="Times New Roman"/>
            <w:color w:val="A709F5"/>
            <w:sz w:val="20"/>
            <w:szCs w:val="20"/>
            <w:lang w:val="en-IN"/>
          </w:rPr>
          <w:t>LineWidth</w:t>
        </w:r>
        <w:proofErr w:type="spellEnd"/>
        <w:r w:rsidRPr="00433E9E">
          <w:rPr>
            <w:rFonts w:ascii="Consolas" w:eastAsia="Times New Roman" w:hAnsi="Consolas" w:cs="Times New Roman"/>
            <w:color w:val="A709F5"/>
            <w:sz w:val="20"/>
            <w:szCs w:val="20"/>
            <w:lang w:val="en-IN"/>
          </w:rPr>
          <w:t>'</w:t>
        </w:r>
        <w:r w:rsidRPr="00433E9E">
          <w:rPr>
            <w:rFonts w:ascii="Consolas" w:eastAsia="Times New Roman" w:hAnsi="Consolas" w:cs="Times New Roman"/>
            <w:sz w:val="20"/>
            <w:szCs w:val="20"/>
            <w:lang w:val="en-IN"/>
          </w:rPr>
          <w:t>, 2);</w:t>
        </w:r>
      </w:ins>
    </w:p>
    <w:p w14:paraId="493549CC" w14:textId="77777777" w:rsidR="00652838" w:rsidRDefault="00652838" w:rsidP="00433E9E">
      <w:pPr>
        <w:spacing w:line="240" w:lineRule="auto"/>
        <w:ind w:left="1440"/>
        <w:rPr>
          <w:ins w:id="637" w:author="Prerana Kulkarni" w:date="2024-03-23T08:15:00Z" w16du:dateUtc="2024-03-23T02:45:00Z"/>
          <w:rFonts w:ascii="Consolas" w:eastAsia="Times New Roman" w:hAnsi="Consolas" w:cs="Times New Roman"/>
          <w:color w:val="008013"/>
          <w:sz w:val="20"/>
          <w:szCs w:val="20"/>
          <w:lang w:val="en-IN"/>
        </w:rPr>
      </w:pPr>
    </w:p>
    <w:p w14:paraId="1CBD7E33" w14:textId="77777777" w:rsidR="00652838" w:rsidRDefault="00652838" w:rsidP="00433E9E">
      <w:pPr>
        <w:spacing w:line="240" w:lineRule="auto"/>
        <w:ind w:left="1440"/>
        <w:rPr>
          <w:ins w:id="638" w:author="Prerana Kulkarni" w:date="2024-03-23T08:15:00Z" w16du:dateUtc="2024-03-23T02:45:00Z"/>
          <w:rFonts w:ascii="Consolas" w:eastAsia="Times New Roman" w:hAnsi="Consolas" w:cs="Times New Roman"/>
          <w:color w:val="008013"/>
          <w:sz w:val="20"/>
          <w:szCs w:val="20"/>
          <w:lang w:val="en-IN"/>
        </w:rPr>
      </w:pPr>
    </w:p>
    <w:p w14:paraId="1273ECFF" w14:textId="24599BDF" w:rsidR="00433E9E" w:rsidRPr="00433E9E" w:rsidRDefault="00433E9E">
      <w:pPr>
        <w:spacing w:line="240" w:lineRule="auto"/>
        <w:ind w:left="1440"/>
        <w:rPr>
          <w:ins w:id="639" w:author="Prerana Kulkarni" w:date="2024-03-23T08:14:00Z" w16du:dateUtc="2024-03-23T02:44:00Z"/>
          <w:rFonts w:ascii="Consolas" w:eastAsia="Times New Roman" w:hAnsi="Consolas" w:cs="Times New Roman"/>
          <w:sz w:val="20"/>
          <w:szCs w:val="20"/>
          <w:lang w:val="en-IN"/>
        </w:rPr>
        <w:pPrChange w:id="640" w:author="Prerana Kulkarni" w:date="2024-03-23T08:14:00Z" w16du:dateUtc="2024-03-23T02:44:00Z">
          <w:pPr>
            <w:spacing w:line="240" w:lineRule="auto"/>
          </w:pPr>
        </w:pPrChange>
      </w:pPr>
      <w:ins w:id="641" w:author="Prerana Kulkarni" w:date="2024-03-23T08:14:00Z" w16du:dateUtc="2024-03-23T02:44:00Z">
        <w:r w:rsidRPr="00433E9E">
          <w:rPr>
            <w:rFonts w:ascii="Consolas" w:eastAsia="Times New Roman" w:hAnsi="Consolas" w:cs="Times New Roman"/>
            <w:color w:val="008013"/>
            <w:sz w:val="20"/>
            <w:szCs w:val="20"/>
            <w:lang w:val="en-IN"/>
          </w:rPr>
          <w:t>% Plot the lines</w:t>
        </w:r>
      </w:ins>
    </w:p>
    <w:p w14:paraId="0457C057" w14:textId="77777777" w:rsidR="00433E9E" w:rsidRPr="00433E9E" w:rsidRDefault="00433E9E">
      <w:pPr>
        <w:spacing w:line="240" w:lineRule="auto"/>
        <w:ind w:left="1440"/>
        <w:rPr>
          <w:ins w:id="642" w:author="Prerana Kulkarni" w:date="2024-03-23T08:14:00Z" w16du:dateUtc="2024-03-23T02:44:00Z"/>
          <w:rFonts w:ascii="Consolas" w:eastAsia="Times New Roman" w:hAnsi="Consolas" w:cs="Times New Roman"/>
          <w:sz w:val="20"/>
          <w:szCs w:val="20"/>
          <w:lang w:val="en-IN"/>
        </w:rPr>
        <w:pPrChange w:id="643" w:author="Prerana Kulkarni" w:date="2024-03-23T08:14:00Z" w16du:dateUtc="2024-03-23T02:44:00Z">
          <w:pPr>
            <w:spacing w:line="240" w:lineRule="auto"/>
          </w:pPr>
        </w:pPrChange>
      </w:pPr>
      <w:ins w:id="644" w:author="Prerana Kulkarni" w:date="2024-03-23T08:14:00Z" w16du:dateUtc="2024-03-23T02:44:00Z">
        <w:r w:rsidRPr="00433E9E">
          <w:rPr>
            <w:rFonts w:ascii="Consolas" w:eastAsia="Times New Roman" w:hAnsi="Consolas" w:cs="Times New Roman"/>
            <w:color w:val="0E00FF"/>
            <w:sz w:val="20"/>
            <w:szCs w:val="20"/>
            <w:lang w:val="en-IN"/>
          </w:rPr>
          <w:t xml:space="preserve">for </w:t>
        </w:r>
        <w:r w:rsidRPr="00433E9E">
          <w:rPr>
            <w:rFonts w:ascii="Consolas" w:eastAsia="Times New Roman" w:hAnsi="Consolas" w:cs="Times New Roman"/>
            <w:sz w:val="20"/>
            <w:szCs w:val="20"/>
            <w:lang w:val="en-IN"/>
          </w:rPr>
          <w:t xml:space="preserve">k = </w:t>
        </w:r>
        <w:proofErr w:type="gramStart"/>
        <w:r w:rsidRPr="00433E9E">
          <w:rPr>
            <w:rFonts w:ascii="Consolas" w:eastAsia="Times New Roman" w:hAnsi="Consolas" w:cs="Times New Roman"/>
            <w:sz w:val="20"/>
            <w:szCs w:val="20"/>
            <w:lang w:val="en-IN"/>
          </w:rPr>
          <w:t>1:length</w:t>
        </w:r>
        <w:proofErr w:type="gramEnd"/>
        <w:r w:rsidRPr="00433E9E">
          <w:rPr>
            <w:rFonts w:ascii="Consolas" w:eastAsia="Times New Roman" w:hAnsi="Consolas" w:cs="Times New Roman"/>
            <w:sz w:val="20"/>
            <w:szCs w:val="20"/>
            <w:lang w:val="en-IN"/>
          </w:rPr>
          <w:t>(lines)</w:t>
        </w:r>
      </w:ins>
    </w:p>
    <w:p w14:paraId="357A8AF2" w14:textId="77777777" w:rsidR="00433E9E" w:rsidRPr="00433E9E" w:rsidRDefault="00433E9E">
      <w:pPr>
        <w:spacing w:line="240" w:lineRule="auto"/>
        <w:ind w:left="1440"/>
        <w:rPr>
          <w:ins w:id="645" w:author="Prerana Kulkarni" w:date="2024-03-23T08:14:00Z" w16du:dateUtc="2024-03-23T02:44:00Z"/>
          <w:rFonts w:ascii="Consolas" w:eastAsia="Times New Roman" w:hAnsi="Consolas" w:cs="Times New Roman"/>
          <w:sz w:val="20"/>
          <w:szCs w:val="20"/>
          <w:lang w:val="en-IN"/>
        </w:rPr>
        <w:pPrChange w:id="646" w:author="Prerana Kulkarni" w:date="2024-03-23T08:14:00Z" w16du:dateUtc="2024-03-23T02:44:00Z">
          <w:pPr>
            <w:spacing w:line="240" w:lineRule="auto"/>
          </w:pPr>
        </w:pPrChange>
      </w:pPr>
      <w:ins w:id="647" w:author="Prerana Kulkarni" w:date="2024-03-23T08:14:00Z" w16du:dateUtc="2024-03-23T02:44:00Z">
        <w:r w:rsidRPr="00433E9E">
          <w:rPr>
            <w:rFonts w:ascii="Consolas" w:eastAsia="Times New Roman" w:hAnsi="Consolas" w:cs="Times New Roman"/>
            <w:sz w:val="20"/>
            <w:szCs w:val="20"/>
            <w:lang w:val="en-IN"/>
          </w:rPr>
          <w:t xml:space="preserve">    </w:t>
        </w:r>
        <w:proofErr w:type="spellStart"/>
        <w:r w:rsidRPr="00433E9E">
          <w:rPr>
            <w:rFonts w:ascii="Consolas" w:eastAsia="Times New Roman" w:hAnsi="Consolas" w:cs="Times New Roman"/>
            <w:sz w:val="20"/>
            <w:szCs w:val="20"/>
            <w:lang w:val="en-IN"/>
          </w:rPr>
          <w:t>xy</w:t>
        </w:r>
        <w:proofErr w:type="spellEnd"/>
        <w:r w:rsidRPr="00433E9E">
          <w:rPr>
            <w:rFonts w:ascii="Consolas" w:eastAsia="Times New Roman" w:hAnsi="Consolas" w:cs="Times New Roman"/>
            <w:sz w:val="20"/>
            <w:szCs w:val="20"/>
            <w:lang w:val="en-IN"/>
          </w:rPr>
          <w:t xml:space="preserve"> = [lines(k</w:t>
        </w:r>
        <w:proofErr w:type="gramStart"/>
        <w:r w:rsidRPr="00433E9E">
          <w:rPr>
            <w:rFonts w:ascii="Consolas" w:eastAsia="Times New Roman" w:hAnsi="Consolas" w:cs="Times New Roman"/>
            <w:sz w:val="20"/>
            <w:szCs w:val="20"/>
            <w:lang w:val="en-IN"/>
          </w:rPr>
          <w:t>).point</w:t>
        </w:r>
        <w:proofErr w:type="gramEnd"/>
        <w:r w:rsidRPr="00433E9E">
          <w:rPr>
            <w:rFonts w:ascii="Consolas" w:eastAsia="Times New Roman" w:hAnsi="Consolas" w:cs="Times New Roman"/>
            <w:sz w:val="20"/>
            <w:szCs w:val="20"/>
            <w:lang w:val="en-IN"/>
          </w:rPr>
          <w:t>1; lines(k).point2];</w:t>
        </w:r>
      </w:ins>
    </w:p>
    <w:p w14:paraId="39312860" w14:textId="77777777" w:rsidR="00433E9E" w:rsidRPr="00433E9E" w:rsidRDefault="00433E9E">
      <w:pPr>
        <w:spacing w:line="240" w:lineRule="auto"/>
        <w:ind w:left="1440"/>
        <w:rPr>
          <w:ins w:id="648" w:author="Prerana Kulkarni" w:date="2024-03-23T08:14:00Z" w16du:dateUtc="2024-03-23T02:44:00Z"/>
          <w:rFonts w:ascii="Consolas" w:eastAsia="Times New Roman" w:hAnsi="Consolas" w:cs="Times New Roman"/>
          <w:sz w:val="20"/>
          <w:szCs w:val="20"/>
          <w:lang w:val="en-IN"/>
        </w:rPr>
        <w:pPrChange w:id="649" w:author="Prerana Kulkarni" w:date="2024-03-23T08:14:00Z" w16du:dateUtc="2024-03-23T02:44:00Z">
          <w:pPr>
            <w:spacing w:line="240" w:lineRule="auto"/>
          </w:pPr>
        </w:pPrChange>
      </w:pPr>
      <w:ins w:id="650" w:author="Prerana Kulkarni" w:date="2024-03-23T08:14:00Z" w16du:dateUtc="2024-03-23T02:44:00Z">
        <w:r w:rsidRPr="00433E9E">
          <w:rPr>
            <w:rFonts w:ascii="Consolas" w:eastAsia="Times New Roman" w:hAnsi="Consolas" w:cs="Times New Roman"/>
            <w:sz w:val="20"/>
            <w:szCs w:val="20"/>
            <w:lang w:val="en-IN"/>
          </w:rPr>
          <w:t xml:space="preserve">    plot(</w:t>
        </w:r>
        <w:proofErr w:type="spellStart"/>
        <w:r w:rsidRPr="00433E9E">
          <w:rPr>
            <w:rFonts w:ascii="Consolas" w:eastAsia="Times New Roman" w:hAnsi="Consolas" w:cs="Times New Roman"/>
            <w:sz w:val="20"/>
            <w:szCs w:val="20"/>
            <w:lang w:val="en-IN"/>
          </w:rPr>
          <w:t>xy</w:t>
        </w:r>
        <w:proofErr w:type="spellEnd"/>
        <w:proofErr w:type="gramStart"/>
        <w:r w:rsidRPr="00433E9E">
          <w:rPr>
            <w:rFonts w:ascii="Consolas" w:eastAsia="Times New Roman" w:hAnsi="Consolas" w:cs="Times New Roman"/>
            <w:sz w:val="20"/>
            <w:szCs w:val="20"/>
            <w:lang w:val="en-IN"/>
          </w:rPr>
          <w:t>(:,</w:t>
        </w:r>
        <w:proofErr w:type="gramEnd"/>
        <w:r w:rsidRPr="00433E9E">
          <w:rPr>
            <w:rFonts w:ascii="Consolas" w:eastAsia="Times New Roman" w:hAnsi="Consolas" w:cs="Times New Roman"/>
            <w:sz w:val="20"/>
            <w:szCs w:val="20"/>
            <w:lang w:val="en-IN"/>
          </w:rPr>
          <w:t xml:space="preserve">1), </w:t>
        </w:r>
        <w:proofErr w:type="spellStart"/>
        <w:r w:rsidRPr="00433E9E">
          <w:rPr>
            <w:rFonts w:ascii="Consolas" w:eastAsia="Times New Roman" w:hAnsi="Consolas" w:cs="Times New Roman"/>
            <w:sz w:val="20"/>
            <w:szCs w:val="20"/>
            <w:lang w:val="en-IN"/>
          </w:rPr>
          <w:t>xy</w:t>
        </w:r>
        <w:proofErr w:type="spellEnd"/>
        <w:r w:rsidRPr="00433E9E">
          <w:rPr>
            <w:rFonts w:ascii="Consolas" w:eastAsia="Times New Roman" w:hAnsi="Consolas" w:cs="Times New Roman"/>
            <w:sz w:val="20"/>
            <w:szCs w:val="20"/>
            <w:lang w:val="en-IN"/>
          </w:rPr>
          <w:t xml:space="preserve">(:,2), </w:t>
        </w:r>
        <w:r w:rsidRPr="00433E9E">
          <w:rPr>
            <w:rFonts w:ascii="Consolas" w:eastAsia="Times New Roman" w:hAnsi="Consolas" w:cs="Times New Roman"/>
            <w:color w:val="A709F5"/>
            <w:sz w:val="20"/>
            <w:szCs w:val="20"/>
            <w:lang w:val="en-IN"/>
          </w:rPr>
          <w:t>'</w:t>
        </w:r>
        <w:proofErr w:type="spellStart"/>
        <w:r w:rsidRPr="00433E9E">
          <w:rPr>
            <w:rFonts w:ascii="Consolas" w:eastAsia="Times New Roman" w:hAnsi="Consolas" w:cs="Times New Roman"/>
            <w:color w:val="A709F5"/>
            <w:sz w:val="20"/>
            <w:szCs w:val="20"/>
            <w:lang w:val="en-IN"/>
          </w:rPr>
          <w:t>LineWidth</w:t>
        </w:r>
        <w:proofErr w:type="spellEnd"/>
        <w:r w:rsidRPr="00433E9E">
          <w:rPr>
            <w:rFonts w:ascii="Consolas" w:eastAsia="Times New Roman" w:hAnsi="Consolas" w:cs="Times New Roman"/>
            <w:color w:val="A709F5"/>
            <w:sz w:val="20"/>
            <w:szCs w:val="20"/>
            <w:lang w:val="en-IN"/>
          </w:rPr>
          <w:t>'</w:t>
        </w:r>
        <w:r w:rsidRPr="00433E9E">
          <w:rPr>
            <w:rFonts w:ascii="Consolas" w:eastAsia="Times New Roman" w:hAnsi="Consolas" w:cs="Times New Roman"/>
            <w:sz w:val="20"/>
            <w:szCs w:val="20"/>
            <w:lang w:val="en-IN"/>
          </w:rPr>
          <w:t xml:space="preserve">, 2, </w:t>
        </w:r>
        <w:r w:rsidRPr="00433E9E">
          <w:rPr>
            <w:rFonts w:ascii="Consolas" w:eastAsia="Times New Roman" w:hAnsi="Consolas" w:cs="Times New Roman"/>
            <w:color w:val="A709F5"/>
            <w:sz w:val="20"/>
            <w:szCs w:val="20"/>
            <w:lang w:val="en-IN"/>
          </w:rPr>
          <w:t>'</w:t>
        </w:r>
        <w:proofErr w:type="spellStart"/>
        <w:r w:rsidRPr="00433E9E">
          <w:rPr>
            <w:rFonts w:ascii="Consolas" w:eastAsia="Times New Roman" w:hAnsi="Consolas" w:cs="Times New Roman"/>
            <w:color w:val="A709F5"/>
            <w:sz w:val="20"/>
            <w:szCs w:val="20"/>
            <w:lang w:val="en-IN"/>
          </w:rPr>
          <w:t>Color</w:t>
        </w:r>
        <w:proofErr w:type="spellEnd"/>
        <w:r w:rsidRPr="00433E9E">
          <w:rPr>
            <w:rFonts w:ascii="Consolas" w:eastAsia="Times New Roman" w:hAnsi="Consolas" w:cs="Times New Roman"/>
            <w:color w:val="A709F5"/>
            <w:sz w:val="20"/>
            <w:szCs w:val="20"/>
            <w:lang w:val="en-IN"/>
          </w:rPr>
          <w:t>'</w:t>
        </w:r>
        <w:r w:rsidRPr="00433E9E">
          <w:rPr>
            <w:rFonts w:ascii="Consolas" w:eastAsia="Times New Roman" w:hAnsi="Consolas" w:cs="Times New Roman"/>
            <w:sz w:val="20"/>
            <w:szCs w:val="20"/>
            <w:lang w:val="en-IN"/>
          </w:rPr>
          <w:t xml:space="preserve">, </w:t>
        </w:r>
        <w:r w:rsidRPr="00433E9E">
          <w:rPr>
            <w:rFonts w:ascii="Consolas" w:eastAsia="Times New Roman" w:hAnsi="Consolas" w:cs="Times New Roman"/>
            <w:color w:val="A709F5"/>
            <w:sz w:val="20"/>
            <w:szCs w:val="20"/>
            <w:lang w:val="en-IN"/>
          </w:rPr>
          <w:t>'green'</w:t>
        </w:r>
        <w:r w:rsidRPr="00433E9E">
          <w:rPr>
            <w:rFonts w:ascii="Consolas" w:eastAsia="Times New Roman" w:hAnsi="Consolas" w:cs="Times New Roman"/>
            <w:sz w:val="20"/>
            <w:szCs w:val="20"/>
            <w:lang w:val="en-IN"/>
          </w:rPr>
          <w:t>);</w:t>
        </w:r>
      </w:ins>
    </w:p>
    <w:p w14:paraId="09BF0A87" w14:textId="3272B3DE" w:rsidR="00433E9E" w:rsidRPr="00433E9E" w:rsidRDefault="00433E9E">
      <w:pPr>
        <w:spacing w:line="240" w:lineRule="auto"/>
        <w:ind w:left="1440"/>
        <w:rPr>
          <w:ins w:id="651" w:author="Prerana Kulkarni" w:date="2024-03-23T08:14:00Z" w16du:dateUtc="2024-03-23T02:44:00Z"/>
          <w:rFonts w:ascii="Consolas" w:eastAsia="Times New Roman" w:hAnsi="Consolas" w:cs="Times New Roman"/>
          <w:sz w:val="20"/>
          <w:szCs w:val="20"/>
          <w:lang w:val="en-IN"/>
        </w:rPr>
        <w:pPrChange w:id="652" w:author="Prerana Kulkarni" w:date="2024-03-23T08:15:00Z" w16du:dateUtc="2024-03-23T02:45:00Z">
          <w:pPr>
            <w:spacing w:line="240" w:lineRule="auto"/>
          </w:pPr>
        </w:pPrChange>
      </w:pPr>
      <w:ins w:id="653" w:author="Prerana Kulkarni" w:date="2024-03-23T08:14:00Z" w16du:dateUtc="2024-03-23T02:44:00Z">
        <w:r w:rsidRPr="00433E9E">
          <w:rPr>
            <w:rFonts w:ascii="Consolas" w:eastAsia="Times New Roman" w:hAnsi="Consolas" w:cs="Times New Roman"/>
            <w:color w:val="0E00FF"/>
            <w:sz w:val="20"/>
            <w:szCs w:val="20"/>
            <w:lang w:val="en-IN"/>
          </w:rPr>
          <w:t>end</w:t>
        </w:r>
      </w:ins>
    </w:p>
    <w:p w14:paraId="0103831C" w14:textId="77777777" w:rsidR="00433E9E" w:rsidRPr="00433E9E" w:rsidRDefault="00433E9E">
      <w:pPr>
        <w:spacing w:line="240" w:lineRule="auto"/>
        <w:ind w:left="1440"/>
        <w:rPr>
          <w:ins w:id="654" w:author="Prerana Kulkarni" w:date="2024-03-23T08:14:00Z" w16du:dateUtc="2024-03-23T02:44:00Z"/>
          <w:rFonts w:ascii="Consolas" w:eastAsia="Times New Roman" w:hAnsi="Consolas" w:cs="Times New Roman"/>
          <w:sz w:val="20"/>
          <w:szCs w:val="20"/>
          <w:lang w:val="en-IN"/>
        </w:rPr>
        <w:pPrChange w:id="655" w:author="Prerana Kulkarni" w:date="2024-03-23T08:14:00Z" w16du:dateUtc="2024-03-23T02:44:00Z">
          <w:pPr>
            <w:spacing w:line="240" w:lineRule="auto"/>
          </w:pPr>
        </w:pPrChange>
      </w:pPr>
      <w:ins w:id="656" w:author="Prerana Kulkarni" w:date="2024-03-23T08:14:00Z" w16du:dateUtc="2024-03-23T02:44:00Z">
        <w:r w:rsidRPr="00433E9E">
          <w:rPr>
            <w:rFonts w:ascii="Consolas" w:eastAsia="Times New Roman" w:hAnsi="Consolas" w:cs="Times New Roman"/>
            <w:sz w:val="20"/>
            <w:szCs w:val="20"/>
            <w:lang w:val="en-IN"/>
          </w:rPr>
          <w:t xml:space="preserve">hold </w:t>
        </w:r>
        <w:r w:rsidRPr="00433E9E">
          <w:rPr>
            <w:rFonts w:ascii="Consolas" w:eastAsia="Times New Roman" w:hAnsi="Consolas" w:cs="Times New Roman"/>
            <w:color w:val="A709F5"/>
            <w:sz w:val="20"/>
            <w:szCs w:val="20"/>
            <w:lang w:val="en-IN"/>
          </w:rPr>
          <w:t>off</w:t>
        </w:r>
        <w:r w:rsidRPr="00433E9E">
          <w:rPr>
            <w:rFonts w:ascii="Consolas" w:eastAsia="Times New Roman" w:hAnsi="Consolas" w:cs="Times New Roman"/>
            <w:sz w:val="20"/>
            <w:szCs w:val="20"/>
            <w:lang w:val="en-IN"/>
          </w:rPr>
          <w:t>;</w:t>
        </w:r>
      </w:ins>
    </w:p>
    <w:p w14:paraId="56F69DBF" w14:textId="77777777" w:rsidR="00652838" w:rsidRDefault="00652838" w:rsidP="00965551">
      <w:pPr>
        <w:ind w:left="1440"/>
        <w:rPr>
          <w:ins w:id="657" w:author="Prerana Kulkarni" w:date="2024-03-23T08:15:00Z" w16du:dateUtc="2024-03-23T02:45:00Z"/>
        </w:rPr>
      </w:pPr>
    </w:p>
    <w:p w14:paraId="3761129D" w14:textId="0B4E0587" w:rsidR="000A2258" w:rsidRDefault="000A2258">
      <w:pPr>
        <w:ind w:left="1440"/>
        <w:jc w:val="center"/>
        <w:rPr>
          <w:ins w:id="658" w:author="Prerana Kulkarni" w:date="2024-03-23T08:03:00Z" w16du:dateUtc="2024-03-23T02:33:00Z"/>
        </w:rPr>
        <w:pPrChange w:id="659" w:author="Prerana Kulkarni" w:date="2024-03-23T08:15:00Z" w16du:dateUtc="2024-03-23T02:45:00Z">
          <w:pPr/>
        </w:pPrChange>
      </w:pPr>
      <w:ins w:id="660" w:author="Prerana Kulkarni" w:date="2024-03-23T08:15:00Z" w16du:dateUtc="2024-03-23T02:45:00Z">
        <w:r w:rsidRPr="000A2258">
          <w:rPr>
            <w:noProof/>
          </w:rPr>
          <w:drawing>
            <wp:inline distT="0" distB="0" distL="0" distR="0" wp14:anchorId="4B36B720" wp14:editId="54D662A1">
              <wp:extent cx="3479800" cy="2619888"/>
              <wp:effectExtent l="0" t="0" r="6350" b="9525"/>
              <wp:docPr id="38655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5822" name=""/>
                      <pic:cNvPicPr/>
                    </pic:nvPicPr>
                    <pic:blipFill>
                      <a:blip r:embed="rId30"/>
                      <a:stretch>
                        <a:fillRect/>
                      </a:stretch>
                    </pic:blipFill>
                    <pic:spPr>
                      <a:xfrm>
                        <a:off x="0" y="0"/>
                        <a:ext cx="3488848" cy="2626700"/>
                      </a:xfrm>
                      <a:prstGeom prst="rect">
                        <a:avLst/>
                      </a:prstGeom>
                    </pic:spPr>
                  </pic:pic>
                </a:graphicData>
              </a:graphic>
            </wp:inline>
          </w:drawing>
        </w:r>
      </w:ins>
    </w:p>
    <w:p w14:paraId="6D7488EE" w14:textId="77777777" w:rsidR="00965551" w:rsidRDefault="00965551">
      <w:pPr>
        <w:pPrChange w:id="661" w:author="Prerana Kulkarni" w:date="2024-03-23T08:03:00Z" w16du:dateUtc="2024-03-23T02:33:00Z">
          <w:pPr>
            <w:numPr>
              <w:ilvl w:val="1"/>
              <w:numId w:val="1"/>
            </w:numPr>
            <w:ind w:left="1440" w:hanging="360"/>
          </w:pPr>
        </w:pPrChange>
      </w:pPr>
    </w:p>
    <w:p w14:paraId="325AAD6F" w14:textId="32E88443" w:rsidR="00502941" w:rsidRDefault="003E0CE5" w:rsidP="00502941">
      <w:pPr>
        <w:numPr>
          <w:ilvl w:val="1"/>
          <w:numId w:val="1"/>
        </w:numPr>
        <w:rPr>
          <w:ins w:id="662" w:author="Prerana Kulkarni" w:date="2024-03-23T08:19:00Z" w16du:dateUtc="2024-03-23T02:49:00Z"/>
        </w:rPr>
      </w:pPr>
      <w:r>
        <w:t>Use thresholding to refine the image if needed.</w:t>
      </w:r>
    </w:p>
    <w:p w14:paraId="3EB6FBC4" w14:textId="77777777" w:rsidR="00363D3D" w:rsidRDefault="00363D3D" w:rsidP="00363D3D">
      <w:pPr>
        <w:rPr>
          <w:ins w:id="663" w:author="Prerana Kulkarni" w:date="2024-03-23T08:19:00Z" w16du:dateUtc="2024-03-23T02:49:00Z"/>
        </w:rPr>
      </w:pPr>
    </w:p>
    <w:p w14:paraId="1933AA01" w14:textId="77777777" w:rsidR="00363D3D" w:rsidRPr="00363D3D" w:rsidRDefault="00363D3D">
      <w:pPr>
        <w:spacing w:line="240" w:lineRule="auto"/>
        <w:ind w:left="1440"/>
        <w:rPr>
          <w:ins w:id="664" w:author="Prerana Kulkarni" w:date="2024-03-23T08:19:00Z" w16du:dateUtc="2024-03-23T02:49:00Z"/>
          <w:rFonts w:ascii="Consolas" w:eastAsia="Times New Roman" w:hAnsi="Consolas" w:cs="Times New Roman"/>
          <w:sz w:val="20"/>
          <w:szCs w:val="20"/>
          <w:lang w:val="en-IN"/>
        </w:rPr>
        <w:pPrChange w:id="665" w:author="Prerana Kulkarni" w:date="2024-03-23T08:19:00Z" w16du:dateUtc="2024-03-23T02:49:00Z">
          <w:pPr>
            <w:spacing w:line="240" w:lineRule="auto"/>
          </w:pPr>
        </w:pPrChange>
      </w:pPr>
      <w:ins w:id="666" w:author="Prerana Kulkarni" w:date="2024-03-23T08:19:00Z" w16du:dateUtc="2024-03-23T02:49:00Z">
        <w:r w:rsidRPr="00363D3D">
          <w:rPr>
            <w:rFonts w:ascii="Consolas" w:eastAsia="Times New Roman" w:hAnsi="Consolas" w:cs="Times New Roman"/>
            <w:sz w:val="20"/>
            <w:szCs w:val="20"/>
            <w:lang w:val="en-IN"/>
          </w:rPr>
          <w:t xml:space="preserve">threshold = </w:t>
        </w:r>
        <w:proofErr w:type="spellStart"/>
        <w:r w:rsidRPr="00363D3D">
          <w:rPr>
            <w:rFonts w:ascii="Consolas" w:eastAsia="Times New Roman" w:hAnsi="Consolas" w:cs="Times New Roman"/>
            <w:sz w:val="20"/>
            <w:szCs w:val="20"/>
            <w:lang w:val="en-IN"/>
          </w:rPr>
          <w:t>graythresh</w:t>
        </w:r>
        <w:proofErr w:type="spellEnd"/>
        <w:r w:rsidRPr="00363D3D">
          <w:rPr>
            <w:rFonts w:ascii="Consolas" w:eastAsia="Times New Roman" w:hAnsi="Consolas" w:cs="Times New Roman"/>
            <w:sz w:val="20"/>
            <w:szCs w:val="20"/>
            <w:lang w:val="en-IN"/>
          </w:rPr>
          <w:t>(</w:t>
        </w:r>
        <w:proofErr w:type="spellStart"/>
        <w:r w:rsidRPr="00363D3D">
          <w:rPr>
            <w:rFonts w:ascii="Consolas" w:eastAsia="Times New Roman" w:hAnsi="Consolas" w:cs="Times New Roman"/>
            <w:sz w:val="20"/>
            <w:szCs w:val="20"/>
            <w:lang w:val="en-IN"/>
          </w:rPr>
          <w:t>img</w:t>
        </w:r>
        <w:proofErr w:type="spellEnd"/>
        <w:r w:rsidRPr="00363D3D">
          <w:rPr>
            <w:rFonts w:ascii="Consolas" w:eastAsia="Times New Roman" w:hAnsi="Consolas" w:cs="Times New Roman"/>
            <w:sz w:val="20"/>
            <w:szCs w:val="20"/>
            <w:lang w:val="en-IN"/>
          </w:rPr>
          <w:t>);</w:t>
        </w:r>
      </w:ins>
    </w:p>
    <w:p w14:paraId="6E0D9E29" w14:textId="77777777" w:rsidR="00363D3D" w:rsidRPr="00363D3D" w:rsidRDefault="00363D3D">
      <w:pPr>
        <w:spacing w:line="240" w:lineRule="auto"/>
        <w:ind w:left="1440"/>
        <w:rPr>
          <w:ins w:id="667" w:author="Prerana Kulkarni" w:date="2024-03-23T08:19:00Z" w16du:dateUtc="2024-03-23T02:49:00Z"/>
          <w:rFonts w:ascii="Consolas" w:eastAsia="Times New Roman" w:hAnsi="Consolas" w:cs="Times New Roman"/>
          <w:sz w:val="20"/>
          <w:szCs w:val="20"/>
          <w:lang w:val="en-IN"/>
        </w:rPr>
        <w:pPrChange w:id="668" w:author="Prerana Kulkarni" w:date="2024-03-23T08:19:00Z" w16du:dateUtc="2024-03-23T02:49:00Z">
          <w:pPr>
            <w:spacing w:line="240" w:lineRule="auto"/>
          </w:pPr>
        </w:pPrChange>
      </w:pPr>
      <w:ins w:id="669" w:author="Prerana Kulkarni" w:date="2024-03-23T08:19:00Z" w16du:dateUtc="2024-03-23T02:49:00Z">
        <w:r w:rsidRPr="00363D3D">
          <w:rPr>
            <w:rFonts w:ascii="Consolas" w:eastAsia="Times New Roman" w:hAnsi="Consolas" w:cs="Times New Roman"/>
            <w:sz w:val="20"/>
            <w:szCs w:val="20"/>
            <w:lang w:val="en-IN"/>
          </w:rPr>
          <w:t xml:space="preserve">BW = </w:t>
        </w:r>
        <w:proofErr w:type="spellStart"/>
        <w:proofErr w:type="gramStart"/>
        <w:r w:rsidRPr="00363D3D">
          <w:rPr>
            <w:rFonts w:ascii="Consolas" w:eastAsia="Times New Roman" w:hAnsi="Consolas" w:cs="Times New Roman"/>
            <w:sz w:val="20"/>
            <w:szCs w:val="20"/>
            <w:lang w:val="en-IN"/>
          </w:rPr>
          <w:t>imbinarize</w:t>
        </w:r>
        <w:proofErr w:type="spellEnd"/>
        <w:r w:rsidRPr="00363D3D">
          <w:rPr>
            <w:rFonts w:ascii="Consolas" w:eastAsia="Times New Roman" w:hAnsi="Consolas" w:cs="Times New Roman"/>
            <w:sz w:val="20"/>
            <w:szCs w:val="20"/>
            <w:lang w:val="en-IN"/>
          </w:rPr>
          <w:t>(</w:t>
        </w:r>
        <w:proofErr w:type="spellStart"/>
        <w:proofErr w:type="gramEnd"/>
        <w:r w:rsidRPr="00363D3D">
          <w:rPr>
            <w:rFonts w:ascii="Consolas" w:eastAsia="Times New Roman" w:hAnsi="Consolas" w:cs="Times New Roman"/>
            <w:sz w:val="20"/>
            <w:szCs w:val="20"/>
            <w:lang w:val="en-IN"/>
          </w:rPr>
          <w:t>img</w:t>
        </w:r>
        <w:proofErr w:type="spellEnd"/>
        <w:r w:rsidRPr="00363D3D">
          <w:rPr>
            <w:rFonts w:ascii="Consolas" w:eastAsia="Times New Roman" w:hAnsi="Consolas" w:cs="Times New Roman"/>
            <w:sz w:val="20"/>
            <w:szCs w:val="20"/>
            <w:lang w:val="en-IN"/>
          </w:rPr>
          <w:t>, threshold);</w:t>
        </w:r>
      </w:ins>
    </w:p>
    <w:p w14:paraId="1B7974C5" w14:textId="77777777" w:rsidR="00363D3D" w:rsidRPr="00363D3D" w:rsidRDefault="00363D3D">
      <w:pPr>
        <w:spacing w:line="240" w:lineRule="auto"/>
        <w:ind w:left="1440"/>
        <w:rPr>
          <w:ins w:id="670" w:author="Prerana Kulkarni" w:date="2024-03-23T08:19:00Z" w16du:dateUtc="2024-03-23T02:49:00Z"/>
          <w:rFonts w:ascii="Consolas" w:eastAsia="Times New Roman" w:hAnsi="Consolas" w:cs="Times New Roman"/>
          <w:sz w:val="20"/>
          <w:szCs w:val="20"/>
          <w:lang w:val="en-IN"/>
        </w:rPr>
        <w:pPrChange w:id="671" w:author="Prerana Kulkarni" w:date="2024-03-23T08:19:00Z" w16du:dateUtc="2024-03-23T02:49:00Z">
          <w:pPr>
            <w:spacing w:line="240" w:lineRule="auto"/>
          </w:pPr>
        </w:pPrChange>
      </w:pPr>
      <w:ins w:id="672" w:author="Prerana Kulkarni" w:date="2024-03-23T08:19:00Z" w16du:dateUtc="2024-03-23T02:49:00Z">
        <w:r w:rsidRPr="00363D3D">
          <w:rPr>
            <w:rFonts w:ascii="Consolas" w:eastAsia="Times New Roman" w:hAnsi="Consolas" w:cs="Times New Roman"/>
            <w:sz w:val="20"/>
            <w:szCs w:val="20"/>
            <w:lang w:val="en-IN"/>
          </w:rPr>
          <w:t xml:space="preserve">BW = </w:t>
        </w:r>
        <w:proofErr w:type="gramStart"/>
        <w:r w:rsidRPr="00363D3D">
          <w:rPr>
            <w:rFonts w:ascii="Consolas" w:eastAsia="Times New Roman" w:hAnsi="Consolas" w:cs="Times New Roman"/>
            <w:sz w:val="20"/>
            <w:szCs w:val="20"/>
            <w:lang w:val="en-IN"/>
          </w:rPr>
          <w:t>edge(</w:t>
        </w:r>
        <w:proofErr w:type="gramEnd"/>
        <w:r w:rsidRPr="00363D3D">
          <w:rPr>
            <w:rFonts w:ascii="Consolas" w:eastAsia="Times New Roman" w:hAnsi="Consolas" w:cs="Times New Roman"/>
            <w:sz w:val="20"/>
            <w:szCs w:val="20"/>
            <w:lang w:val="en-IN"/>
          </w:rPr>
          <w:t xml:space="preserve">BW, </w:t>
        </w:r>
        <w:r w:rsidRPr="00363D3D">
          <w:rPr>
            <w:rFonts w:ascii="Consolas" w:eastAsia="Times New Roman" w:hAnsi="Consolas" w:cs="Times New Roman"/>
            <w:color w:val="A709F5"/>
            <w:sz w:val="20"/>
            <w:szCs w:val="20"/>
            <w:lang w:val="en-IN"/>
          </w:rPr>
          <w:t>'canny'</w:t>
        </w:r>
        <w:r w:rsidRPr="00363D3D">
          <w:rPr>
            <w:rFonts w:ascii="Consolas" w:eastAsia="Times New Roman" w:hAnsi="Consolas" w:cs="Times New Roman"/>
            <w:sz w:val="20"/>
            <w:szCs w:val="20"/>
            <w:lang w:val="en-IN"/>
          </w:rPr>
          <w:t>, 0.5, 1.2);</w:t>
        </w:r>
      </w:ins>
    </w:p>
    <w:p w14:paraId="1D81765F" w14:textId="77777777" w:rsidR="00363D3D" w:rsidRPr="00363D3D" w:rsidRDefault="00363D3D">
      <w:pPr>
        <w:spacing w:line="240" w:lineRule="auto"/>
        <w:ind w:left="1440"/>
        <w:rPr>
          <w:ins w:id="673" w:author="Prerana Kulkarni" w:date="2024-03-23T08:19:00Z" w16du:dateUtc="2024-03-23T02:49:00Z"/>
          <w:rFonts w:ascii="Consolas" w:eastAsia="Times New Roman" w:hAnsi="Consolas" w:cs="Times New Roman"/>
          <w:sz w:val="20"/>
          <w:szCs w:val="20"/>
          <w:lang w:val="en-IN"/>
        </w:rPr>
        <w:pPrChange w:id="674" w:author="Prerana Kulkarni" w:date="2024-03-23T08:19:00Z" w16du:dateUtc="2024-03-23T02:49:00Z">
          <w:pPr>
            <w:spacing w:line="240" w:lineRule="auto"/>
          </w:pPr>
        </w:pPrChange>
      </w:pPr>
      <w:ins w:id="675" w:author="Prerana Kulkarni" w:date="2024-03-23T08:19:00Z" w16du:dateUtc="2024-03-23T02:49:00Z">
        <w:r w:rsidRPr="00363D3D">
          <w:rPr>
            <w:rFonts w:ascii="Consolas" w:eastAsia="Times New Roman" w:hAnsi="Consolas" w:cs="Times New Roman"/>
            <w:sz w:val="20"/>
            <w:szCs w:val="20"/>
            <w:lang w:val="en-IN"/>
          </w:rPr>
          <w:t>[</w:t>
        </w:r>
        <w:proofErr w:type="spellStart"/>
        <w:proofErr w:type="gramStart"/>
        <w:r w:rsidRPr="00363D3D">
          <w:rPr>
            <w:rFonts w:ascii="Consolas" w:eastAsia="Times New Roman" w:hAnsi="Consolas" w:cs="Times New Roman"/>
            <w:sz w:val="20"/>
            <w:szCs w:val="20"/>
            <w:lang w:val="en-IN"/>
          </w:rPr>
          <w:t>H,theta</w:t>
        </w:r>
        <w:proofErr w:type="gramEnd"/>
        <w:r w:rsidRPr="00363D3D">
          <w:rPr>
            <w:rFonts w:ascii="Consolas" w:eastAsia="Times New Roman" w:hAnsi="Consolas" w:cs="Times New Roman"/>
            <w:sz w:val="20"/>
            <w:szCs w:val="20"/>
            <w:lang w:val="en-IN"/>
          </w:rPr>
          <w:t>,rho</w:t>
        </w:r>
        <w:proofErr w:type="spellEnd"/>
        <w:r w:rsidRPr="00363D3D">
          <w:rPr>
            <w:rFonts w:ascii="Consolas" w:eastAsia="Times New Roman" w:hAnsi="Consolas" w:cs="Times New Roman"/>
            <w:sz w:val="20"/>
            <w:szCs w:val="20"/>
            <w:lang w:val="en-IN"/>
          </w:rPr>
          <w:t xml:space="preserve">] = </w:t>
        </w:r>
        <w:proofErr w:type="spellStart"/>
        <w:r w:rsidRPr="00363D3D">
          <w:rPr>
            <w:rFonts w:ascii="Consolas" w:eastAsia="Times New Roman" w:hAnsi="Consolas" w:cs="Times New Roman"/>
            <w:sz w:val="20"/>
            <w:szCs w:val="20"/>
            <w:lang w:val="en-IN"/>
          </w:rPr>
          <w:t>hough</w:t>
        </w:r>
        <w:proofErr w:type="spellEnd"/>
        <w:r w:rsidRPr="00363D3D">
          <w:rPr>
            <w:rFonts w:ascii="Consolas" w:eastAsia="Times New Roman" w:hAnsi="Consolas" w:cs="Times New Roman"/>
            <w:sz w:val="20"/>
            <w:szCs w:val="20"/>
            <w:lang w:val="en-IN"/>
          </w:rPr>
          <w:t>(BW);</w:t>
        </w:r>
      </w:ins>
    </w:p>
    <w:p w14:paraId="0AA6D4F6" w14:textId="77777777" w:rsidR="00363D3D" w:rsidRPr="00363D3D" w:rsidRDefault="00363D3D">
      <w:pPr>
        <w:spacing w:line="240" w:lineRule="auto"/>
        <w:ind w:left="1440"/>
        <w:rPr>
          <w:ins w:id="676" w:author="Prerana Kulkarni" w:date="2024-03-23T08:19:00Z" w16du:dateUtc="2024-03-23T02:49:00Z"/>
          <w:rFonts w:ascii="Consolas" w:eastAsia="Times New Roman" w:hAnsi="Consolas" w:cs="Times New Roman"/>
          <w:sz w:val="20"/>
          <w:szCs w:val="20"/>
          <w:lang w:val="en-IN"/>
        </w:rPr>
        <w:pPrChange w:id="677" w:author="Prerana Kulkarni" w:date="2024-03-23T08:19:00Z" w16du:dateUtc="2024-03-23T02:49:00Z">
          <w:pPr>
            <w:spacing w:line="240" w:lineRule="auto"/>
          </w:pPr>
        </w:pPrChange>
      </w:pPr>
      <w:ins w:id="678" w:author="Prerana Kulkarni" w:date="2024-03-23T08:19:00Z" w16du:dateUtc="2024-03-23T02:49:00Z">
        <w:r w:rsidRPr="00363D3D">
          <w:rPr>
            <w:rFonts w:ascii="Consolas" w:eastAsia="Times New Roman" w:hAnsi="Consolas" w:cs="Times New Roman"/>
            <w:sz w:val="20"/>
            <w:szCs w:val="20"/>
            <w:lang w:val="en-IN"/>
          </w:rPr>
          <w:t xml:space="preserve">P = </w:t>
        </w:r>
        <w:proofErr w:type="spellStart"/>
        <w:proofErr w:type="gramStart"/>
        <w:r w:rsidRPr="00363D3D">
          <w:rPr>
            <w:rFonts w:ascii="Consolas" w:eastAsia="Times New Roman" w:hAnsi="Consolas" w:cs="Times New Roman"/>
            <w:sz w:val="20"/>
            <w:szCs w:val="20"/>
            <w:lang w:val="en-IN"/>
          </w:rPr>
          <w:t>houghpeaks</w:t>
        </w:r>
        <w:proofErr w:type="spellEnd"/>
        <w:r w:rsidRPr="00363D3D">
          <w:rPr>
            <w:rFonts w:ascii="Consolas" w:eastAsia="Times New Roman" w:hAnsi="Consolas" w:cs="Times New Roman"/>
            <w:sz w:val="20"/>
            <w:szCs w:val="20"/>
            <w:lang w:val="en-IN"/>
          </w:rPr>
          <w:t>(</w:t>
        </w:r>
        <w:proofErr w:type="gramEnd"/>
        <w:r w:rsidRPr="00363D3D">
          <w:rPr>
            <w:rFonts w:ascii="Consolas" w:eastAsia="Times New Roman" w:hAnsi="Consolas" w:cs="Times New Roman"/>
            <w:sz w:val="20"/>
            <w:szCs w:val="20"/>
            <w:lang w:val="en-IN"/>
          </w:rPr>
          <w:t>H, 50);</w:t>
        </w:r>
      </w:ins>
    </w:p>
    <w:p w14:paraId="3D44888E" w14:textId="77777777" w:rsidR="00363D3D" w:rsidRPr="00363D3D" w:rsidRDefault="00363D3D">
      <w:pPr>
        <w:spacing w:line="240" w:lineRule="auto"/>
        <w:ind w:left="1440"/>
        <w:rPr>
          <w:ins w:id="679" w:author="Prerana Kulkarni" w:date="2024-03-23T08:19:00Z" w16du:dateUtc="2024-03-23T02:49:00Z"/>
          <w:rFonts w:ascii="Consolas" w:eastAsia="Times New Roman" w:hAnsi="Consolas" w:cs="Times New Roman"/>
          <w:sz w:val="20"/>
          <w:szCs w:val="20"/>
          <w:lang w:val="en-IN"/>
        </w:rPr>
        <w:pPrChange w:id="680" w:author="Prerana Kulkarni" w:date="2024-03-23T08:19:00Z" w16du:dateUtc="2024-03-23T02:49:00Z">
          <w:pPr>
            <w:spacing w:line="240" w:lineRule="auto"/>
          </w:pPr>
        </w:pPrChange>
      </w:pPr>
      <w:ins w:id="681" w:author="Prerana Kulkarni" w:date="2024-03-23T08:19:00Z" w16du:dateUtc="2024-03-23T02:49:00Z">
        <w:r w:rsidRPr="00363D3D">
          <w:rPr>
            <w:rFonts w:ascii="Consolas" w:eastAsia="Times New Roman" w:hAnsi="Consolas" w:cs="Times New Roman"/>
            <w:sz w:val="20"/>
            <w:szCs w:val="20"/>
            <w:lang w:val="en-IN"/>
          </w:rPr>
          <w:t xml:space="preserve">lines = </w:t>
        </w:r>
        <w:proofErr w:type="spellStart"/>
        <w:proofErr w:type="gramStart"/>
        <w:r w:rsidRPr="00363D3D">
          <w:rPr>
            <w:rFonts w:ascii="Consolas" w:eastAsia="Times New Roman" w:hAnsi="Consolas" w:cs="Times New Roman"/>
            <w:sz w:val="20"/>
            <w:szCs w:val="20"/>
            <w:lang w:val="en-IN"/>
          </w:rPr>
          <w:t>houghlines</w:t>
        </w:r>
        <w:proofErr w:type="spellEnd"/>
        <w:r w:rsidRPr="00363D3D">
          <w:rPr>
            <w:rFonts w:ascii="Consolas" w:eastAsia="Times New Roman" w:hAnsi="Consolas" w:cs="Times New Roman"/>
            <w:sz w:val="20"/>
            <w:szCs w:val="20"/>
            <w:lang w:val="en-IN"/>
          </w:rPr>
          <w:t>(</w:t>
        </w:r>
        <w:proofErr w:type="spellStart"/>
        <w:proofErr w:type="gramEnd"/>
        <w:r w:rsidRPr="00363D3D">
          <w:rPr>
            <w:rFonts w:ascii="Consolas" w:eastAsia="Times New Roman" w:hAnsi="Consolas" w:cs="Times New Roman"/>
            <w:sz w:val="20"/>
            <w:szCs w:val="20"/>
            <w:lang w:val="en-IN"/>
          </w:rPr>
          <w:t>BW,theta,rho,P</w:t>
        </w:r>
        <w:proofErr w:type="spellEnd"/>
        <w:r w:rsidRPr="00363D3D">
          <w:rPr>
            <w:rFonts w:ascii="Consolas" w:eastAsia="Times New Roman" w:hAnsi="Consolas" w:cs="Times New Roman"/>
            <w:sz w:val="20"/>
            <w:szCs w:val="20"/>
            <w:lang w:val="en-IN"/>
          </w:rPr>
          <w:t>);</w:t>
        </w:r>
      </w:ins>
    </w:p>
    <w:p w14:paraId="0937895B" w14:textId="77777777" w:rsidR="00363D3D" w:rsidRPr="00363D3D" w:rsidRDefault="00363D3D">
      <w:pPr>
        <w:spacing w:line="240" w:lineRule="auto"/>
        <w:ind w:left="1440"/>
        <w:rPr>
          <w:ins w:id="682" w:author="Prerana Kulkarni" w:date="2024-03-23T08:19:00Z" w16du:dateUtc="2024-03-23T02:49:00Z"/>
          <w:rFonts w:ascii="Consolas" w:eastAsia="Times New Roman" w:hAnsi="Consolas" w:cs="Times New Roman"/>
          <w:sz w:val="20"/>
          <w:szCs w:val="20"/>
          <w:lang w:val="en-IN"/>
        </w:rPr>
        <w:pPrChange w:id="683" w:author="Prerana Kulkarni" w:date="2024-03-23T08:19:00Z" w16du:dateUtc="2024-03-23T02:49:00Z">
          <w:pPr>
            <w:spacing w:line="240" w:lineRule="auto"/>
          </w:pPr>
        </w:pPrChange>
      </w:pPr>
      <w:ins w:id="684" w:author="Prerana Kulkarni" w:date="2024-03-23T08:19:00Z" w16du:dateUtc="2024-03-23T02:49:00Z">
        <w:r w:rsidRPr="00363D3D">
          <w:rPr>
            <w:rFonts w:ascii="Consolas" w:eastAsia="Times New Roman" w:hAnsi="Consolas" w:cs="Times New Roman"/>
            <w:sz w:val="20"/>
            <w:szCs w:val="20"/>
            <w:lang w:val="en-IN"/>
          </w:rPr>
          <w:t>figure;</w:t>
        </w:r>
      </w:ins>
    </w:p>
    <w:p w14:paraId="329D0C66" w14:textId="77777777" w:rsidR="00363D3D" w:rsidRPr="00363D3D" w:rsidRDefault="00363D3D">
      <w:pPr>
        <w:spacing w:line="240" w:lineRule="auto"/>
        <w:ind w:left="1440"/>
        <w:rPr>
          <w:ins w:id="685" w:author="Prerana Kulkarni" w:date="2024-03-23T08:19:00Z" w16du:dateUtc="2024-03-23T02:49:00Z"/>
          <w:rFonts w:ascii="Consolas" w:eastAsia="Times New Roman" w:hAnsi="Consolas" w:cs="Times New Roman"/>
          <w:sz w:val="20"/>
          <w:szCs w:val="20"/>
          <w:lang w:val="en-IN"/>
        </w:rPr>
        <w:pPrChange w:id="686" w:author="Prerana Kulkarni" w:date="2024-03-23T08:19:00Z" w16du:dateUtc="2024-03-23T02:49:00Z">
          <w:pPr>
            <w:spacing w:line="240" w:lineRule="auto"/>
          </w:pPr>
        </w:pPrChange>
      </w:pPr>
      <w:proofErr w:type="spellStart"/>
      <w:ins w:id="687" w:author="Prerana Kulkarni" w:date="2024-03-23T08:19:00Z" w16du:dateUtc="2024-03-23T02:49:00Z">
        <w:r w:rsidRPr="00363D3D">
          <w:rPr>
            <w:rFonts w:ascii="Consolas" w:eastAsia="Times New Roman" w:hAnsi="Consolas" w:cs="Times New Roman"/>
            <w:sz w:val="20"/>
            <w:szCs w:val="20"/>
            <w:lang w:val="en-IN"/>
          </w:rPr>
          <w:t>imshow</w:t>
        </w:r>
        <w:proofErr w:type="spellEnd"/>
        <w:r w:rsidRPr="00363D3D">
          <w:rPr>
            <w:rFonts w:ascii="Consolas" w:eastAsia="Times New Roman" w:hAnsi="Consolas" w:cs="Times New Roman"/>
            <w:sz w:val="20"/>
            <w:szCs w:val="20"/>
            <w:lang w:val="en-IN"/>
          </w:rPr>
          <w:t>(</w:t>
        </w:r>
        <w:proofErr w:type="spellStart"/>
        <w:r w:rsidRPr="00363D3D">
          <w:rPr>
            <w:rFonts w:ascii="Consolas" w:eastAsia="Times New Roman" w:hAnsi="Consolas" w:cs="Times New Roman"/>
            <w:sz w:val="20"/>
            <w:szCs w:val="20"/>
            <w:lang w:val="en-IN"/>
          </w:rPr>
          <w:t>img</w:t>
        </w:r>
        <w:proofErr w:type="spellEnd"/>
        <w:r w:rsidRPr="00363D3D">
          <w:rPr>
            <w:rFonts w:ascii="Consolas" w:eastAsia="Times New Roman" w:hAnsi="Consolas" w:cs="Times New Roman"/>
            <w:sz w:val="20"/>
            <w:szCs w:val="20"/>
            <w:lang w:val="en-IN"/>
          </w:rPr>
          <w:t>);</w:t>
        </w:r>
      </w:ins>
    </w:p>
    <w:p w14:paraId="4DF18291" w14:textId="77777777" w:rsidR="00363D3D" w:rsidRPr="00363D3D" w:rsidRDefault="00363D3D">
      <w:pPr>
        <w:spacing w:line="240" w:lineRule="auto"/>
        <w:ind w:left="1440"/>
        <w:rPr>
          <w:ins w:id="688" w:author="Prerana Kulkarni" w:date="2024-03-23T08:19:00Z" w16du:dateUtc="2024-03-23T02:49:00Z"/>
          <w:rFonts w:ascii="Consolas" w:eastAsia="Times New Roman" w:hAnsi="Consolas" w:cs="Times New Roman"/>
          <w:sz w:val="20"/>
          <w:szCs w:val="20"/>
          <w:lang w:val="en-IN"/>
        </w:rPr>
        <w:pPrChange w:id="689" w:author="Prerana Kulkarni" w:date="2024-03-23T08:19:00Z" w16du:dateUtc="2024-03-23T02:49:00Z">
          <w:pPr>
            <w:spacing w:line="240" w:lineRule="auto"/>
          </w:pPr>
        </w:pPrChange>
      </w:pPr>
    </w:p>
    <w:p w14:paraId="452AC287" w14:textId="77777777" w:rsidR="00363D3D" w:rsidRPr="00363D3D" w:rsidRDefault="00363D3D">
      <w:pPr>
        <w:spacing w:line="240" w:lineRule="auto"/>
        <w:ind w:left="1440"/>
        <w:rPr>
          <w:ins w:id="690" w:author="Prerana Kulkarni" w:date="2024-03-23T08:19:00Z" w16du:dateUtc="2024-03-23T02:49:00Z"/>
          <w:rFonts w:ascii="Consolas" w:eastAsia="Times New Roman" w:hAnsi="Consolas" w:cs="Times New Roman"/>
          <w:sz w:val="20"/>
          <w:szCs w:val="20"/>
          <w:lang w:val="en-IN"/>
        </w:rPr>
        <w:pPrChange w:id="691" w:author="Prerana Kulkarni" w:date="2024-03-23T08:19:00Z" w16du:dateUtc="2024-03-23T02:49:00Z">
          <w:pPr>
            <w:spacing w:line="240" w:lineRule="auto"/>
          </w:pPr>
        </w:pPrChange>
      </w:pPr>
      <w:ins w:id="692" w:author="Prerana Kulkarni" w:date="2024-03-23T08:19:00Z" w16du:dateUtc="2024-03-23T02:49:00Z">
        <w:r w:rsidRPr="00363D3D">
          <w:rPr>
            <w:rFonts w:ascii="Consolas" w:eastAsia="Times New Roman" w:hAnsi="Consolas" w:cs="Times New Roman"/>
            <w:sz w:val="20"/>
            <w:szCs w:val="20"/>
            <w:lang w:val="en-IN"/>
          </w:rPr>
          <w:t xml:space="preserve">hold </w:t>
        </w:r>
        <w:r w:rsidRPr="00363D3D">
          <w:rPr>
            <w:rFonts w:ascii="Consolas" w:eastAsia="Times New Roman" w:hAnsi="Consolas" w:cs="Times New Roman"/>
            <w:color w:val="A709F5"/>
            <w:sz w:val="20"/>
            <w:szCs w:val="20"/>
            <w:lang w:val="en-IN"/>
          </w:rPr>
          <w:t>on</w:t>
        </w:r>
        <w:r w:rsidRPr="00363D3D">
          <w:rPr>
            <w:rFonts w:ascii="Consolas" w:eastAsia="Times New Roman" w:hAnsi="Consolas" w:cs="Times New Roman"/>
            <w:sz w:val="20"/>
            <w:szCs w:val="20"/>
            <w:lang w:val="en-IN"/>
          </w:rPr>
          <w:t>;</w:t>
        </w:r>
      </w:ins>
    </w:p>
    <w:p w14:paraId="14758452" w14:textId="77777777" w:rsidR="00363D3D" w:rsidRPr="00363D3D" w:rsidRDefault="00363D3D">
      <w:pPr>
        <w:spacing w:line="240" w:lineRule="auto"/>
        <w:ind w:left="1440"/>
        <w:rPr>
          <w:ins w:id="693" w:author="Prerana Kulkarni" w:date="2024-03-23T08:19:00Z" w16du:dateUtc="2024-03-23T02:49:00Z"/>
          <w:rFonts w:ascii="Consolas" w:eastAsia="Times New Roman" w:hAnsi="Consolas" w:cs="Times New Roman"/>
          <w:sz w:val="20"/>
          <w:szCs w:val="20"/>
          <w:lang w:val="en-IN"/>
        </w:rPr>
        <w:pPrChange w:id="694" w:author="Prerana Kulkarni" w:date="2024-03-23T08:19:00Z" w16du:dateUtc="2024-03-23T02:49:00Z">
          <w:pPr>
            <w:spacing w:line="240" w:lineRule="auto"/>
          </w:pPr>
        </w:pPrChange>
      </w:pPr>
      <w:ins w:id="695" w:author="Prerana Kulkarni" w:date="2024-03-23T08:19:00Z" w16du:dateUtc="2024-03-23T02:49:00Z">
        <w:r w:rsidRPr="00363D3D">
          <w:rPr>
            <w:rFonts w:ascii="Consolas" w:eastAsia="Times New Roman" w:hAnsi="Consolas" w:cs="Times New Roman"/>
            <w:color w:val="008013"/>
            <w:sz w:val="20"/>
            <w:szCs w:val="20"/>
            <w:lang w:val="en-IN"/>
          </w:rPr>
          <w:t>% Plot the edges</w:t>
        </w:r>
      </w:ins>
    </w:p>
    <w:p w14:paraId="7B61F801" w14:textId="77777777" w:rsidR="00363D3D" w:rsidRPr="00363D3D" w:rsidRDefault="00363D3D">
      <w:pPr>
        <w:spacing w:line="240" w:lineRule="auto"/>
        <w:ind w:left="1440"/>
        <w:rPr>
          <w:ins w:id="696" w:author="Prerana Kulkarni" w:date="2024-03-23T08:19:00Z" w16du:dateUtc="2024-03-23T02:49:00Z"/>
          <w:rFonts w:ascii="Consolas" w:eastAsia="Times New Roman" w:hAnsi="Consolas" w:cs="Times New Roman"/>
          <w:sz w:val="20"/>
          <w:szCs w:val="20"/>
          <w:lang w:val="en-IN"/>
        </w:rPr>
        <w:pPrChange w:id="697" w:author="Prerana Kulkarni" w:date="2024-03-23T08:19:00Z" w16du:dateUtc="2024-03-23T02:49:00Z">
          <w:pPr>
            <w:spacing w:line="240" w:lineRule="auto"/>
          </w:pPr>
        </w:pPrChange>
      </w:pPr>
      <w:ins w:id="698" w:author="Prerana Kulkarni" w:date="2024-03-23T08:19:00Z" w16du:dateUtc="2024-03-23T02:49:00Z">
        <w:r w:rsidRPr="00363D3D">
          <w:rPr>
            <w:rFonts w:ascii="Consolas" w:eastAsia="Times New Roman" w:hAnsi="Consolas" w:cs="Times New Roman"/>
            <w:sz w:val="20"/>
            <w:szCs w:val="20"/>
            <w:lang w:val="en-IN"/>
          </w:rPr>
          <w:t>plot(lines(1</w:t>
        </w:r>
        <w:proofErr w:type="gramStart"/>
        <w:r w:rsidRPr="00363D3D">
          <w:rPr>
            <w:rFonts w:ascii="Consolas" w:eastAsia="Times New Roman" w:hAnsi="Consolas" w:cs="Times New Roman"/>
            <w:sz w:val="20"/>
            <w:szCs w:val="20"/>
            <w:lang w:val="en-IN"/>
          </w:rPr>
          <w:t>).point</w:t>
        </w:r>
        <w:proofErr w:type="gramEnd"/>
        <w:r w:rsidRPr="00363D3D">
          <w:rPr>
            <w:rFonts w:ascii="Consolas" w:eastAsia="Times New Roman" w:hAnsi="Consolas" w:cs="Times New Roman"/>
            <w:sz w:val="20"/>
            <w:szCs w:val="20"/>
            <w:lang w:val="en-IN"/>
          </w:rPr>
          <w:t xml:space="preserve">1(1), lines(1).point1(2), </w:t>
        </w:r>
        <w:r w:rsidRPr="00363D3D">
          <w:rPr>
            <w:rFonts w:ascii="Consolas" w:eastAsia="Times New Roman" w:hAnsi="Consolas" w:cs="Times New Roman"/>
            <w:color w:val="A709F5"/>
            <w:sz w:val="20"/>
            <w:szCs w:val="20"/>
            <w:lang w:val="en-IN"/>
          </w:rPr>
          <w:t>'g*'</w:t>
        </w:r>
        <w:r w:rsidRPr="00363D3D">
          <w:rPr>
            <w:rFonts w:ascii="Consolas" w:eastAsia="Times New Roman" w:hAnsi="Consolas" w:cs="Times New Roman"/>
            <w:sz w:val="20"/>
            <w:szCs w:val="20"/>
            <w:lang w:val="en-IN"/>
          </w:rPr>
          <w:t xml:space="preserve">, </w:t>
        </w:r>
        <w:r w:rsidRPr="00363D3D">
          <w:rPr>
            <w:rFonts w:ascii="Consolas" w:eastAsia="Times New Roman" w:hAnsi="Consolas" w:cs="Times New Roman"/>
            <w:color w:val="A709F5"/>
            <w:sz w:val="20"/>
            <w:szCs w:val="20"/>
            <w:lang w:val="en-IN"/>
          </w:rPr>
          <w:t>'</w:t>
        </w:r>
        <w:proofErr w:type="spellStart"/>
        <w:r w:rsidRPr="00363D3D">
          <w:rPr>
            <w:rFonts w:ascii="Consolas" w:eastAsia="Times New Roman" w:hAnsi="Consolas" w:cs="Times New Roman"/>
            <w:color w:val="A709F5"/>
            <w:sz w:val="20"/>
            <w:szCs w:val="20"/>
            <w:lang w:val="en-IN"/>
          </w:rPr>
          <w:t>LineWidth</w:t>
        </w:r>
        <w:proofErr w:type="spellEnd"/>
        <w:r w:rsidRPr="00363D3D">
          <w:rPr>
            <w:rFonts w:ascii="Consolas" w:eastAsia="Times New Roman" w:hAnsi="Consolas" w:cs="Times New Roman"/>
            <w:color w:val="A709F5"/>
            <w:sz w:val="20"/>
            <w:szCs w:val="20"/>
            <w:lang w:val="en-IN"/>
          </w:rPr>
          <w:t>'</w:t>
        </w:r>
        <w:r w:rsidRPr="00363D3D">
          <w:rPr>
            <w:rFonts w:ascii="Consolas" w:eastAsia="Times New Roman" w:hAnsi="Consolas" w:cs="Times New Roman"/>
            <w:sz w:val="20"/>
            <w:szCs w:val="20"/>
            <w:lang w:val="en-IN"/>
          </w:rPr>
          <w:t>, 2);</w:t>
        </w:r>
      </w:ins>
    </w:p>
    <w:p w14:paraId="787443BC" w14:textId="77777777" w:rsidR="00363D3D" w:rsidRPr="00363D3D" w:rsidRDefault="00363D3D">
      <w:pPr>
        <w:spacing w:line="240" w:lineRule="auto"/>
        <w:ind w:left="1440"/>
        <w:rPr>
          <w:ins w:id="699" w:author="Prerana Kulkarni" w:date="2024-03-23T08:19:00Z" w16du:dateUtc="2024-03-23T02:49:00Z"/>
          <w:rFonts w:ascii="Consolas" w:eastAsia="Times New Roman" w:hAnsi="Consolas" w:cs="Times New Roman"/>
          <w:sz w:val="20"/>
          <w:szCs w:val="20"/>
          <w:lang w:val="en-IN"/>
        </w:rPr>
        <w:pPrChange w:id="700" w:author="Prerana Kulkarni" w:date="2024-03-23T08:19:00Z" w16du:dateUtc="2024-03-23T02:49:00Z">
          <w:pPr>
            <w:spacing w:line="240" w:lineRule="auto"/>
          </w:pPr>
        </w:pPrChange>
      </w:pPr>
      <w:ins w:id="701" w:author="Prerana Kulkarni" w:date="2024-03-23T08:19:00Z" w16du:dateUtc="2024-03-23T02:49:00Z">
        <w:r w:rsidRPr="00363D3D">
          <w:rPr>
            <w:rFonts w:ascii="Consolas" w:eastAsia="Times New Roman" w:hAnsi="Consolas" w:cs="Times New Roman"/>
            <w:sz w:val="20"/>
            <w:szCs w:val="20"/>
            <w:lang w:val="en-IN"/>
          </w:rPr>
          <w:t>plot(lines(1</w:t>
        </w:r>
        <w:proofErr w:type="gramStart"/>
        <w:r w:rsidRPr="00363D3D">
          <w:rPr>
            <w:rFonts w:ascii="Consolas" w:eastAsia="Times New Roman" w:hAnsi="Consolas" w:cs="Times New Roman"/>
            <w:sz w:val="20"/>
            <w:szCs w:val="20"/>
            <w:lang w:val="en-IN"/>
          </w:rPr>
          <w:t>).point</w:t>
        </w:r>
        <w:proofErr w:type="gramEnd"/>
        <w:r w:rsidRPr="00363D3D">
          <w:rPr>
            <w:rFonts w:ascii="Consolas" w:eastAsia="Times New Roman" w:hAnsi="Consolas" w:cs="Times New Roman"/>
            <w:sz w:val="20"/>
            <w:szCs w:val="20"/>
            <w:lang w:val="en-IN"/>
          </w:rPr>
          <w:t xml:space="preserve">2(1), lines(1).point2(2), </w:t>
        </w:r>
        <w:r w:rsidRPr="00363D3D">
          <w:rPr>
            <w:rFonts w:ascii="Consolas" w:eastAsia="Times New Roman" w:hAnsi="Consolas" w:cs="Times New Roman"/>
            <w:color w:val="A709F5"/>
            <w:sz w:val="20"/>
            <w:szCs w:val="20"/>
            <w:lang w:val="en-IN"/>
          </w:rPr>
          <w:t>'g*'</w:t>
        </w:r>
        <w:r w:rsidRPr="00363D3D">
          <w:rPr>
            <w:rFonts w:ascii="Consolas" w:eastAsia="Times New Roman" w:hAnsi="Consolas" w:cs="Times New Roman"/>
            <w:sz w:val="20"/>
            <w:szCs w:val="20"/>
            <w:lang w:val="en-IN"/>
          </w:rPr>
          <w:t xml:space="preserve">, </w:t>
        </w:r>
        <w:r w:rsidRPr="00363D3D">
          <w:rPr>
            <w:rFonts w:ascii="Consolas" w:eastAsia="Times New Roman" w:hAnsi="Consolas" w:cs="Times New Roman"/>
            <w:color w:val="A709F5"/>
            <w:sz w:val="20"/>
            <w:szCs w:val="20"/>
            <w:lang w:val="en-IN"/>
          </w:rPr>
          <w:t>'</w:t>
        </w:r>
        <w:proofErr w:type="spellStart"/>
        <w:r w:rsidRPr="00363D3D">
          <w:rPr>
            <w:rFonts w:ascii="Consolas" w:eastAsia="Times New Roman" w:hAnsi="Consolas" w:cs="Times New Roman"/>
            <w:color w:val="A709F5"/>
            <w:sz w:val="20"/>
            <w:szCs w:val="20"/>
            <w:lang w:val="en-IN"/>
          </w:rPr>
          <w:t>LineWidth</w:t>
        </w:r>
        <w:proofErr w:type="spellEnd"/>
        <w:r w:rsidRPr="00363D3D">
          <w:rPr>
            <w:rFonts w:ascii="Consolas" w:eastAsia="Times New Roman" w:hAnsi="Consolas" w:cs="Times New Roman"/>
            <w:color w:val="A709F5"/>
            <w:sz w:val="20"/>
            <w:szCs w:val="20"/>
            <w:lang w:val="en-IN"/>
          </w:rPr>
          <w:t>'</w:t>
        </w:r>
        <w:r w:rsidRPr="00363D3D">
          <w:rPr>
            <w:rFonts w:ascii="Consolas" w:eastAsia="Times New Roman" w:hAnsi="Consolas" w:cs="Times New Roman"/>
            <w:sz w:val="20"/>
            <w:szCs w:val="20"/>
            <w:lang w:val="en-IN"/>
          </w:rPr>
          <w:t>, 2);</w:t>
        </w:r>
      </w:ins>
    </w:p>
    <w:p w14:paraId="1F57696D" w14:textId="77777777" w:rsidR="00363D3D" w:rsidRPr="00363D3D" w:rsidRDefault="00363D3D">
      <w:pPr>
        <w:spacing w:line="240" w:lineRule="auto"/>
        <w:ind w:left="1440"/>
        <w:rPr>
          <w:ins w:id="702" w:author="Prerana Kulkarni" w:date="2024-03-23T08:19:00Z" w16du:dateUtc="2024-03-23T02:49:00Z"/>
          <w:rFonts w:ascii="Consolas" w:eastAsia="Times New Roman" w:hAnsi="Consolas" w:cs="Times New Roman"/>
          <w:sz w:val="20"/>
          <w:szCs w:val="20"/>
          <w:lang w:val="en-IN"/>
        </w:rPr>
        <w:pPrChange w:id="703" w:author="Prerana Kulkarni" w:date="2024-03-23T08:19:00Z" w16du:dateUtc="2024-03-23T02:49:00Z">
          <w:pPr>
            <w:spacing w:line="240" w:lineRule="auto"/>
          </w:pPr>
        </w:pPrChange>
      </w:pPr>
    </w:p>
    <w:p w14:paraId="77744440" w14:textId="77777777" w:rsidR="00363D3D" w:rsidRPr="00363D3D" w:rsidRDefault="00363D3D">
      <w:pPr>
        <w:spacing w:line="240" w:lineRule="auto"/>
        <w:ind w:left="1440"/>
        <w:rPr>
          <w:ins w:id="704" w:author="Prerana Kulkarni" w:date="2024-03-23T08:19:00Z" w16du:dateUtc="2024-03-23T02:49:00Z"/>
          <w:rFonts w:ascii="Consolas" w:eastAsia="Times New Roman" w:hAnsi="Consolas" w:cs="Times New Roman"/>
          <w:sz w:val="20"/>
          <w:szCs w:val="20"/>
          <w:lang w:val="en-IN"/>
        </w:rPr>
        <w:pPrChange w:id="705" w:author="Prerana Kulkarni" w:date="2024-03-23T08:19:00Z" w16du:dateUtc="2024-03-23T02:49:00Z">
          <w:pPr>
            <w:spacing w:line="240" w:lineRule="auto"/>
          </w:pPr>
        </w:pPrChange>
      </w:pPr>
      <w:ins w:id="706" w:author="Prerana Kulkarni" w:date="2024-03-23T08:19:00Z" w16du:dateUtc="2024-03-23T02:49:00Z">
        <w:r w:rsidRPr="00363D3D">
          <w:rPr>
            <w:rFonts w:ascii="Consolas" w:eastAsia="Times New Roman" w:hAnsi="Consolas" w:cs="Times New Roman"/>
            <w:color w:val="008013"/>
            <w:sz w:val="20"/>
            <w:szCs w:val="20"/>
            <w:lang w:val="en-IN"/>
          </w:rPr>
          <w:t>% Plot the lines</w:t>
        </w:r>
      </w:ins>
    </w:p>
    <w:p w14:paraId="426B3A4B" w14:textId="77777777" w:rsidR="00363D3D" w:rsidRPr="00363D3D" w:rsidRDefault="00363D3D">
      <w:pPr>
        <w:spacing w:line="240" w:lineRule="auto"/>
        <w:ind w:left="1440"/>
        <w:rPr>
          <w:ins w:id="707" w:author="Prerana Kulkarni" w:date="2024-03-23T08:19:00Z" w16du:dateUtc="2024-03-23T02:49:00Z"/>
          <w:rFonts w:ascii="Consolas" w:eastAsia="Times New Roman" w:hAnsi="Consolas" w:cs="Times New Roman"/>
          <w:sz w:val="20"/>
          <w:szCs w:val="20"/>
          <w:lang w:val="en-IN"/>
        </w:rPr>
        <w:pPrChange w:id="708" w:author="Prerana Kulkarni" w:date="2024-03-23T08:19:00Z" w16du:dateUtc="2024-03-23T02:49:00Z">
          <w:pPr>
            <w:spacing w:line="240" w:lineRule="auto"/>
          </w:pPr>
        </w:pPrChange>
      </w:pPr>
      <w:ins w:id="709" w:author="Prerana Kulkarni" w:date="2024-03-23T08:19:00Z" w16du:dateUtc="2024-03-23T02:49:00Z">
        <w:r w:rsidRPr="00363D3D">
          <w:rPr>
            <w:rFonts w:ascii="Consolas" w:eastAsia="Times New Roman" w:hAnsi="Consolas" w:cs="Times New Roman"/>
            <w:color w:val="0E00FF"/>
            <w:sz w:val="20"/>
            <w:szCs w:val="20"/>
            <w:lang w:val="en-IN"/>
          </w:rPr>
          <w:t xml:space="preserve">for </w:t>
        </w:r>
        <w:r w:rsidRPr="00363D3D">
          <w:rPr>
            <w:rFonts w:ascii="Consolas" w:eastAsia="Times New Roman" w:hAnsi="Consolas" w:cs="Times New Roman"/>
            <w:sz w:val="20"/>
            <w:szCs w:val="20"/>
            <w:lang w:val="en-IN"/>
          </w:rPr>
          <w:t xml:space="preserve">k = </w:t>
        </w:r>
        <w:proofErr w:type="gramStart"/>
        <w:r w:rsidRPr="00363D3D">
          <w:rPr>
            <w:rFonts w:ascii="Consolas" w:eastAsia="Times New Roman" w:hAnsi="Consolas" w:cs="Times New Roman"/>
            <w:sz w:val="20"/>
            <w:szCs w:val="20"/>
            <w:lang w:val="en-IN"/>
          </w:rPr>
          <w:t>1:length</w:t>
        </w:r>
        <w:proofErr w:type="gramEnd"/>
        <w:r w:rsidRPr="00363D3D">
          <w:rPr>
            <w:rFonts w:ascii="Consolas" w:eastAsia="Times New Roman" w:hAnsi="Consolas" w:cs="Times New Roman"/>
            <w:sz w:val="20"/>
            <w:szCs w:val="20"/>
            <w:lang w:val="en-IN"/>
          </w:rPr>
          <w:t>(lines)</w:t>
        </w:r>
      </w:ins>
    </w:p>
    <w:p w14:paraId="26A83094" w14:textId="77777777" w:rsidR="00363D3D" w:rsidRPr="00363D3D" w:rsidRDefault="00363D3D">
      <w:pPr>
        <w:spacing w:line="240" w:lineRule="auto"/>
        <w:ind w:left="1440"/>
        <w:rPr>
          <w:ins w:id="710" w:author="Prerana Kulkarni" w:date="2024-03-23T08:19:00Z" w16du:dateUtc="2024-03-23T02:49:00Z"/>
          <w:rFonts w:ascii="Consolas" w:eastAsia="Times New Roman" w:hAnsi="Consolas" w:cs="Times New Roman"/>
          <w:sz w:val="20"/>
          <w:szCs w:val="20"/>
          <w:lang w:val="en-IN"/>
        </w:rPr>
        <w:pPrChange w:id="711" w:author="Prerana Kulkarni" w:date="2024-03-23T08:19:00Z" w16du:dateUtc="2024-03-23T02:49:00Z">
          <w:pPr>
            <w:spacing w:line="240" w:lineRule="auto"/>
          </w:pPr>
        </w:pPrChange>
      </w:pPr>
      <w:ins w:id="712" w:author="Prerana Kulkarni" w:date="2024-03-23T08:19:00Z" w16du:dateUtc="2024-03-23T02:49:00Z">
        <w:r w:rsidRPr="00363D3D">
          <w:rPr>
            <w:rFonts w:ascii="Consolas" w:eastAsia="Times New Roman" w:hAnsi="Consolas" w:cs="Times New Roman"/>
            <w:sz w:val="20"/>
            <w:szCs w:val="20"/>
            <w:lang w:val="en-IN"/>
          </w:rPr>
          <w:t xml:space="preserve">    </w:t>
        </w:r>
        <w:proofErr w:type="spellStart"/>
        <w:r w:rsidRPr="00363D3D">
          <w:rPr>
            <w:rFonts w:ascii="Consolas" w:eastAsia="Times New Roman" w:hAnsi="Consolas" w:cs="Times New Roman"/>
            <w:sz w:val="20"/>
            <w:szCs w:val="20"/>
            <w:lang w:val="en-IN"/>
          </w:rPr>
          <w:t>xy</w:t>
        </w:r>
        <w:proofErr w:type="spellEnd"/>
        <w:r w:rsidRPr="00363D3D">
          <w:rPr>
            <w:rFonts w:ascii="Consolas" w:eastAsia="Times New Roman" w:hAnsi="Consolas" w:cs="Times New Roman"/>
            <w:sz w:val="20"/>
            <w:szCs w:val="20"/>
            <w:lang w:val="en-IN"/>
          </w:rPr>
          <w:t xml:space="preserve"> = [lines(k</w:t>
        </w:r>
        <w:proofErr w:type="gramStart"/>
        <w:r w:rsidRPr="00363D3D">
          <w:rPr>
            <w:rFonts w:ascii="Consolas" w:eastAsia="Times New Roman" w:hAnsi="Consolas" w:cs="Times New Roman"/>
            <w:sz w:val="20"/>
            <w:szCs w:val="20"/>
            <w:lang w:val="en-IN"/>
          </w:rPr>
          <w:t>).point</w:t>
        </w:r>
        <w:proofErr w:type="gramEnd"/>
        <w:r w:rsidRPr="00363D3D">
          <w:rPr>
            <w:rFonts w:ascii="Consolas" w:eastAsia="Times New Roman" w:hAnsi="Consolas" w:cs="Times New Roman"/>
            <w:sz w:val="20"/>
            <w:szCs w:val="20"/>
            <w:lang w:val="en-IN"/>
          </w:rPr>
          <w:t>1; lines(k).point2];</w:t>
        </w:r>
      </w:ins>
    </w:p>
    <w:p w14:paraId="1D5C75BC" w14:textId="77777777" w:rsidR="00363D3D" w:rsidRPr="00363D3D" w:rsidRDefault="00363D3D">
      <w:pPr>
        <w:spacing w:line="240" w:lineRule="auto"/>
        <w:ind w:left="1440"/>
        <w:rPr>
          <w:ins w:id="713" w:author="Prerana Kulkarni" w:date="2024-03-23T08:19:00Z" w16du:dateUtc="2024-03-23T02:49:00Z"/>
          <w:rFonts w:ascii="Consolas" w:eastAsia="Times New Roman" w:hAnsi="Consolas" w:cs="Times New Roman"/>
          <w:sz w:val="20"/>
          <w:szCs w:val="20"/>
          <w:lang w:val="en-IN"/>
        </w:rPr>
        <w:pPrChange w:id="714" w:author="Prerana Kulkarni" w:date="2024-03-23T08:19:00Z" w16du:dateUtc="2024-03-23T02:49:00Z">
          <w:pPr>
            <w:spacing w:line="240" w:lineRule="auto"/>
          </w:pPr>
        </w:pPrChange>
      </w:pPr>
      <w:ins w:id="715" w:author="Prerana Kulkarni" w:date="2024-03-23T08:19:00Z" w16du:dateUtc="2024-03-23T02:49:00Z">
        <w:r w:rsidRPr="00363D3D">
          <w:rPr>
            <w:rFonts w:ascii="Consolas" w:eastAsia="Times New Roman" w:hAnsi="Consolas" w:cs="Times New Roman"/>
            <w:sz w:val="20"/>
            <w:szCs w:val="20"/>
            <w:lang w:val="en-IN"/>
          </w:rPr>
          <w:t xml:space="preserve">    plot(</w:t>
        </w:r>
        <w:proofErr w:type="spellStart"/>
        <w:r w:rsidRPr="00363D3D">
          <w:rPr>
            <w:rFonts w:ascii="Consolas" w:eastAsia="Times New Roman" w:hAnsi="Consolas" w:cs="Times New Roman"/>
            <w:sz w:val="20"/>
            <w:szCs w:val="20"/>
            <w:lang w:val="en-IN"/>
          </w:rPr>
          <w:t>xy</w:t>
        </w:r>
        <w:proofErr w:type="spellEnd"/>
        <w:proofErr w:type="gramStart"/>
        <w:r w:rsidRPr="00363D3D">
          <w:rPr>
            <w:rFonts w:ascii="Consolas" w:eastAsia="Times New Roman" w:hAnsi="Consolas" w:cs="Times New Roman"/>
            <w:sz w:val="20"/>
            <w:szCs w:val="20"/>
            <w:lang w:val="en-IN"/>
          </w:rPr>
          <w:t>(:,</w:t>
        </w:r>
        <w:proofErr w:type="gramEnd"/>
        <w:r w:rsidRPr="00363D3D">
          <w:rPr>
            <w:rFonts w:ascii="Consolas" w:eastAsia="Times New Roman" w:hAnsi="Consolas" w:cs="Times New Roman"/>
            <w:sz w:val="20"/>
            <w:szCs w:val="20"/>
            <w:lang w:val="en-IN"/>
          </w:rPr>
          <w:t xml:space="preserve">1), </w:t>
        </w:r>
        <w:proofErr w:type="spellStart"/>
        <w:r w:rsidRPr="00363D3D">
          <w:rPr>
            <w:rFonts w:ascii="Consolas" w:eastAsia="Times New Roman" w:hAnsi="Consolas" w:cs="Times New Roman"/>
            <w:sz w:val="20"/>
            <w:szCs w:val="20"/>
            <w:lang w:val="en-IN"/>
          </w:rPr>
          <w:t>xy</w:t>
        </w:r>
        <w:proofErr w:type="spellEnd"/>
        <w:r w:rsidRPr="00363D3D">
          <w:rPr>
            <w:rFonts w:ascii="Consolas" w:eastAsia="Times New Roman" w:hAnsi="Consolas" w:cs="Times New Roman"/>
            <w:sz w:val="20"/>
            <w:szCs w:val="20"/>
            <w:lang w:val="en-IN"/>
          </w:rPr>
          <w:t xml:space="preserve">(:,2), </w:t>
        </w:r>
        <w:r w:rsidRPr="00363D3D">
          <w:rPr>
            <w:rFonts w:ascii="Consolas" w:eastAsia="Times New Roman" w:hAnsi="Consolas" w:cs="Times New Roman"/>
            <w:color w:val="A709F5"/>
            <w:sz w:val="20"/>
            <w:szCs w:val="20"/>
            <w:lang w:val="en-IN"/>
          </w:rPr>
          <w:t>'</w:t>
        </w:r>
        <w:proofErr w:type="spellStart"/>
        <w:r w:rsidRPr="00363D3D">
          <w:rPr>
            <w:rFonts w:ascii="Consolas" w:eastAsia="Times New Roman" w:hAnsi="Consolas" w:cs="Times New Roman"/>
            <w:color w:val="A709F5"/>
            <w:sz w:val="20"/>
            <w:szCs w:val="20"/>
            <w:lang w:val="en-IN"/>
          </w:rPr>
          <w:t>LineWidth</w:t>
        </w:r>
        <w:proofErr w:type="spellEnd"/>
        <w:r w:rsidRPr="00363D3D">
          <w:rPr>
            <w:rFonts w:ascii="Consolas" w:eastAsia="Times New Roman" w:hAnsi="Consolas" w:cs="Times New Roman"/>
            <w:color w:val="A709F5"/>
            <w:sz w:val="20"/>
            <w:szCs w:val="20"/>
            <w:lang w:val="en-IN"/>
          </w:rPr>
          <w:t>'</w:t>
        </w:r>
        <w:r w:rsidRPr="00363D3D">
          <w:rPr>
            <w:rFonts w:ascii="Consolas" w:eastAsia="Times New Roman" w:hAnsi="Consolas" w:cs="Times New Roman"/>
            <w:sz w:val="20"/>
            <w:szCs w:val="20"/>
            <w:lang w:val="en-IN"/>
          </w:rPr>
          <w:t xml:space="preserve">, 2, </w:t>
        </w:r>
        <w:r w:rsidRPr="00363D3D">
          <w:rPr>
            <w:rFonts w:ascii="Consolas" w:eastAsia="Times New Roman" w:hAnsi="Consolas" w:cs="Times New Roman"/>
            <w:color w:val="A709F5"/>
            <w:sz w:val="20"/>
            <w:szCs w:val="20"/>
            <w:lang w:val="en-IN"/>
          </w:rPr>
          <w:t>'</w:t>
        </w:r>
        <w:proofErr w:type="spellStart"/>
        <w:r w:rsidRPr="00363D3D">
          <w:rPr>
            <w:rFonts w:ascii="Consolas" w:eastAsia="Times New Roman" w:hAnsi="Consolas" w:cs="Times New Roman"/>
            <w:color w:val="A709F5"/>
            <w:sz w:val="20"/>
            <w:szCs w:val="20"/>
            <w:lang w:val="en-IN"/>
          </w:rPr>
          <w:t>Color</w:t>
        </w:r>
        <w:proofErr w:type="spellEnd"/>
        <w:r w:rsidRPr="00363D3D">
          <w:rPr>
            <w:rFonts w:ascii="Consolas" w:eastAsia="Times New Roman" w:hAnsi="Consolas" w:cs="Times New Roman"/>
            <w:color w:val="A709F5"/>
            <w:sz w:val="20"/>
            <w:szCs w:val="20"/>
            <w:lang w:val="en-IN"/>
          </w:rPr>
          <w:t>'</w:t>
        </w:r>
        <w:r w:rsidRPr="00363D3D">
          <w:rPr>
            <w:rFonts w:ascii="Consolas" w:eastAsia="Times New Roman" w:hAnsi="Consolas" w:cs="Times New Roman"/>
            <w:sz w:val="20"/>
            <w:szCs w:val="20"/>
            <w:lang w:val="en-IN"/>
          </w:rPr>
          <w:t xml:space="preserve">, </w:t>
        </w:r>
        <w:r w:rsidRPr="00363D3D">
          <w:rPr>
            <w:rFonts w:ascii="Consolas" w:eastAsia="Times New Roman" w:hAnsi="Consolas" w:cs="Times New Roman"/>
            <w:color w:val="A709F5"/>
            <w:sz w:val="20"/>
            <w:szCs w:val="20"/>
            <w:lang w:val="en-IN"/>
          </w:rPr>
          <w:t>'green'</w:t>
        </w:r>
        <w:r w:rsidRPr="00363D3D">
          <w:rPr>
            <w:rFonts w:ascii="Consolas" w:eastAsia="Times New Roman" w:hAnsi="Consolas" w:cs="Times New Roman"/>
            <w:sz w:val="20"/>
            <w:szCs w:val="20"/>
            <w:lang w:val="en-IN"/>
          </w:rPr>
          <w:t>);</w:t>
        </w:r>
      </w:ins>
    </w:p>
    <w:p w14:paraId="7F1D6A36" w14:textId="77777777" w:rsidR="00363D3D" w:rsidRPr="00363D3D" w:rsidRDefault="00363D3D">
      <w:pPr>
        <w:spacing w:line="240" w:lineRule="auto"/>
        <w:ind w:left="1440"/>
        <w:rPr>
          <w:ins w:id="716" w:author="Prerana Kulkarni" w:date="2024-03-23T08:19:00Z" w16du:dateUtc="2024-03-23T02:49:00Z"/>
          <w:rFonts w:ascii="Consolas" w:eastAsia="Times New Roman" w:hAnsi="Consolas" w:cs="Times New Roman"/>
          <w:sz w:val="20"/>
          <w:szCs w:val="20"/>
          <w:lang w:val="en-IN"/>
        </w:rPr>
        <w:pPrChange w:id="717" w:author="Prerana Kulkarni" w:date="2024-03-23T08:19:00Z" w16du:dateUtc="2024-03-23T02:49:00Z">
          <w:pPr>
            <w:spacing w:line="240" w:lineRule="auto"/>
          </w:pPr>
        </w:pPrChange>
      </w:pPr>
      <w:ins w:id="718" w:author="Prerana Kulkarni" w:date="2024-03-23T08:19:00Z" w16du:dateUtc="2024-03-23T02:49:00Z">
        <w:r w:rsidRPr="00363D3D">
          <w:rPr>
            <w:rFonts w:ascii="Consolas" w:eastAsia="Times New Roman" w:hAnsi="Consolas" w:cs="Times New Roman"/>
            <w:color w:val="0E00FF"/>
            <w:sz w:val="20"/>
            <w:szCs w:val="20"/>
            <w:lang w:val="en-IN"/>
          </w:rPr>
          <w:t>end</w:t>
        </w:r>
      </w:ins>
    </w:p>
    <w:p w14:paraId="26808D4F" w14:textId="77777777" w:rsidR="00363D3D" w:rsidRPr="00363D3D" w:rsidRDefault="00363D3D">
      <w:pPr>
        <w:spacing w:line="240" w:lineRule="auto"/>
        <w:ind w:left="1440"/>
        <w:rPr>
          <w:ins w:id="719" w:author="Prerana Kulkarni" w:date="2024-03-23T08:19:00Z" w16du:dateUtc="2024-03-23T02:49:00Z"/>
          <w:rFonts w:ascii="Consolas" w:eastAsia="Times New Roman" w:hAnsi="Consolas" w:cs="Times New Roman"/>
          <w:sz w:val="20"/>
          <w:szCs w:val="20"/>
          <w:lang w:val="en-IN"/>
        </w:rPr>
        <w:pPrChange w:id="720" w:author="Prerana Kulkarni" w:date="2024-03-23T08:19:00Z" w16du:dateUtc="2024-03-23T02:49:00Z">
          <w:pPr>
            <w:spacing w:line="240" w:lineRule="auto"/>
          </w:pPr>
        </w:pPrChange>
      </w:pPr>
      <w:ins w:id="721" w:author="Prerana Kulkarni" w:date="2024-03-23T08:19:00Z" w16du:dateUtc="2024-03-23T02:49:00Z">
        <w:r w:rsidRPr="00363D3D">
          <w:rPr>
            <w:rFonts w:ascii="Consolas" w:eastAsia="Times New Roman" w:hAnsi="Consolas" w:cs="Times New Roman"/>
            <w:sz w:val="20"/>
            <w:szCs w:val="20"/>
            <w:lang w:val="en-IN"/>
          </w:rPr>
          <w:t xml:space="preserve">hold </w:t>
        </w:r>
        <w:r w:rsidRPr="00363D3D">
          <w:rPr>
            <w:rFonts w:ascii="Consolas" w:eastAsia="Times New Roman" w:hAnsi="Consolas" w:cs="Times New Roman"/>
            <w:color w:val="A709F5"/>
            <w:sz w:val="20"/>
            <w:szCs w:val="20"/>
            <w:lang w:val="en-IN"/>
          </w:rPr>
          <w:t>off</w:t>
        </w:r>
        <w:r w:rsidRPr="00363D3D">
          <w:rPr>
            <w:rFonts w:ascii="Consolas" w:eastAsia="Times New Roman" w:hAnsi="Consolas" w:cs="Times New Roman"/>
            <w:sz w:val="20"/>
            <w:szCs w:val="20"/>
            <w:lang w:val="en-IN"/>
          </w:rPr>
          <w:t>;</w:t>
        </w:r>
      </w:ins>
    </w:p>
    <w:p w14:paraId="2329E6DA" w14:textId="77777777" w:rsidR="00363D3D" w:rsidRDefault="00363D3D">
      <w:pPr>
        <w:rPr>
          <w:ins w:id="722" w:author="Prerana Kulkarni" w:date="2024-03-23T08:18:00Z" w16du:dateUtc="2024-03-23T02:48:00Z"/>
        </w:rPr>
        <w:pPrChange w:id="723" w:author="Prerana Kulkarni" w:date="2024-03-23T08:19:00Z" w16du:dateUtc="2024-03-23T02:49:00Z">
          <w:pPr>
            <w:numPr>
              <w:ilvl w:val="1"/>
              <w:numId w:val="1"/>
            </w:numPr>
            <w:ind w:left="1440" w:hanging="360"/>
          </w:pPr>
        </w:pPrChange>
      </w:pPr>
    </w:p>
    <w:p w14:paraId="397C3885" w14:textId="77777777" w:rsidR="00502941" w:rsidRDefault="00502941" w:rsidP="00502941">
      <w:pPr>
        <w:rPr>
          <w:ins w:id="724" w:author="Prerana Kulkarni" w:date="2024-03-23T08:18:00Z" w16du:dateUtc="2024-03-23T02:48:00Z"/>
        </w:rPr>
      </w:pPr>
    </w:p>
    <w:p w14:paraId="200BB600" w14:textId="7E30FAFA" w:rsidR="00502941" w:rsidRDefault="005F2C05">
      <w:pPr>
        <w:ind w:left="1440"/>
        <w:jc w:val="center"/>
        <w:pPrChange w:id="725" w:author="Prerana Kulkarni" w:date="2024-03-23T08:18:00Z" w16du:dateUtc="2024-03-23T02:48:00Z">
          <w:pPr>
            <w:numPr>
              <w:ilvl w:val="1"/>
              <w:numId w:val="1"/>
            </w:numPr>
            <w:ind w:left="1440" w:hanging="360"/>
          </w:pPr>
        </w:pPrChange>
      </w:pPr>
      <w:ins w:id="726" w:author="Prerana Kulkarni" w:date="2024-03-23T08:20:00Z" w16du:dateUtc="2024-03-23T02:50:00Z">
        <w:r w:rsidRPr="005F2C05">
          <w:rPr>
            <w:noProof/>
          </w:rPr>
          <w:drawing>
            <wp:inline distT="0" distB="0" distL="0" distR="0" wp14:anchorId="38194D4B" wp14:editId="6C22AFDE">
              <wp:extent cx="2749550" cy="2107694"/>
              <wp:effectExtent l="0" t="0" r="0" b="6985"/>
              <wp:docPr id="985673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73307" name=""/>
                      <pic:cNvPicPr/>
                    </pic:nvPicPr>
                    <pic:blipFill>
                      <a:blip r:embed="rId31"/>
                      <a:stretch>
                        <a:fillRect/>
                      </a:stretch>
                    </pic:blipFill>
                    <pic:spPr>
                      <a:xfrm>
                        <a:off x="0" y="0"/>
                        <a:ext cx="2760570" cy="2116142"/>
                      </a:xfrm>
                      <a:prstGeom prst="rect">
                        <a:avLst/>
                      </a:prstGeom>
                    </pic:spPr>
                  </pic:pic>
                </a:graphicData>
              </a:graphic>
            </wp:inline>
          </w:drawing>
        </w:r>
      </w:ins>
    </w:p>
    <w:p w14:paraId="2E93BBA5" w14:textId="77777777" w:rsidR="001D3F63" w:rsidRDefault="001D3F63">
      <w:pPr>
        <w:ind w:left="1440"/>
      </w:pPr>
    </w:p>
    <w:p w14:paraId="2E93BBA6" w14:textId="77777777" w:rsidR="001D3F63" w:rsidRDefault="001D3F63">
      <w:pPr>
        <w:ind w:left="1440"/>
      </w:pPr>
    </w:p>
    <w:p w14:paraId="2E93BBA7" w14:textId="77777777" w:rsidR="001D3F63" w:rsidRPr="00FF01DF" w:rsidRDefault="003E0CE5">
      <w:pPr>
        <w:numPr>
          <w:ilvl w:val="0"/>
          <w:numId w:val="1"/>
        </w:numPr>
        <w:rPr>
          <w:b/>
          <w:bCs/>
          <w:highlight w:val="cyan"/>
          <w:rPrChange w:id="727" w:author="Prerana Kulkarni" w:date="2024-03-23T00:05:00Z" w16du:dateUtc="2024-03-22T18:35:00Z">
            <w:rPr/>
          </w:rPrChange>
        </w:rPr>
      </w:pPr>
      <w:r w:rsidRPr="00FF01DF">
        <w:rPr>
          <w:b/>
          <w:bCs/>
          <w:highlight w:val="cyan"/>
          <w:rPrChange w:id="728" w:author="Prerana Kulkarni" w:date="2024-03-23T00:05:00Z" w16du:dateUtc="2024-03-22T18:35:00Z">
            <w:rPr/>
          </w:rPrChange>
        </w:rPr>
        <w:t>Thresholding</w:t>
      </w:r>
    </w:p>
    <w:p w14:paraId="2E93BBA8" w14:textId="77777777" w:rsidR="001D3F63" w:rsidRDefault="003E0CE5">
      <w:pPr>
        <w:numPr>
          <w:ilvl w:val="1"/>
          <w:numId w:val="1"/>
        </w:numPr>
        <w:rPr>
          <w:ins w:id="729" w:author="Prerana Kulkarni" w:date="2024-03-23T08:21:00Z" w16du:dateUtc="2024-03-23T02:51:00Z"/>
        </w:rPr>
      </w:pPr>
      <w:r>
        <w:t xml:space="preserve">Using Simple, global Thresholding, find output on </w:t>
      </w:r>
      <w:proofErr w:type="spellStart"/>
      <w:r>
        <w:t>cameraman.tif</w:t>
      </w:r>
      <w:proofErr w:type="spellEnd"/>
    </w:p>
    <w:p w14:paraId="371043B1" w14:textId="77777777" w:rsidR="00EF1A6D" w:rsidRDefault="00EF1A6D" w:rsidP="00BA4DCA">
      <w:pPr>
        <w:ind w:left="1440"/>
        <w:rPr>
          <w:ins w:id="730" w:author="Prerana Kulkarni" w:date="2024-03-23T08:29:00Z" w16du:dateUtc="2024-03-23T02:59:00Z"/>
        </w:rPr>
      </w:pPr>
    </w:p>
    <w:p w14:paraId="7B280968" w14:textId="77777777" w:rsidR="00BA4DCA" w:rsidRPr="00BA4DCA" w:rsidRDefault="00BA4DCA">
      <w:pPr>
        <w:spacing w:line="240" w:lineRule="auto"/>
        <w:ind w:left="1440"/>
        <w:rPr>
          <w:ins w:id="731" w:author="Prerana Kulkarni" w:date="2024-03-23T08:29:00Z" w16du:dateUtc="2024-03-23T02:59:00Z"/>
          <w:rFonts w:ascii="Consolas" w:eastAsia="Times New Roman" w:hAnsi="Consolas" w:cs="Times New Roman"/>
          <w:sz w:val="20"/>
          <w:szCs w:val="20"/>
          <w:lang w:val="en-IN"/>
        </w:rPr>
        <w:pPrChange w:id="732" w:author="Prerana Kulkarni" w:date="2024-03-23T08:29:00Z" w16du:dateUtc="2024-03-23T02:59:00Z">
          <w:pPr>
            <w:spacing w:line="240" w:lineRule="auto"/>
          </w:pPr>
        </w:pPrChange>
      </w:pPr>
      <w:ins w:id="733" w:author="Prerana Kulkarni" w:date="2024-03-23T08:29:00Z" w16du:dateUtc="2024-03-23T02:59:00Z">
        <w:r w:rsidRPr="00BA4DCA">
          <w:rPr>
            <w:rFonts w:ascii="Consolas" w:eastAsia="Times New Roman" w:hAnsi="Consolas" w:cs="Times New Roman"/>
            <w:sz w:val="20"/>
            <w:szCs w:val="20"/>
            <w:lang w:val="en-IN"/>
          </w:rPr>
          <w:t xml:space="preserve">cameraman = </w:t>
        </w:r>
        <w:proofErr w:type="spellStart"/>
        <w:r w:rsidRPr="00BA4DCA">
          <w:rPr>
            <w:rFonts w:ascii="Consolas" w:eastAsia="Times New Roman" w:hAnsi="Consolas" w:cs="Times New Roman"/>
            <w:sz w:val="20"/>
            <w:szCs w:val="20"/>
            <w:lang w:val="en-IN"/>
          </w:rPr>
          <w:t>imread</w:t>
        </w:r>
        <w:proofErr w:type="spellEnd"/>
        <w:r w:rsidRPr="00BA4DCA">
          <w:rPr>
            <w:rFonts w:ascii="Consolas" w:eastAsia="Times New Roman" w:hAnsi="Consolas" w:cs="Times New Roman"/>
            <w:sz w:val="20"/>
            <w:szCs w:val="20"/>
            <w:lang w:val="en-IN"/>
          </w:rPr>
          <w:t>(</w:t>
        </w:r>
        <w:r w:rsidRPr="00BA4DCA">
          <w:rPr>
            <w:rFonts w:ascii="Consolas" w:eastAsia="Times New Roman" w:hAnsi="Consolas" w:cs="Times New Roman"/>
            <w:color w:val="A709F5"/>
            <w:sz w:val="20"/>
            <w:szCs w:val="20"/>
            <w:lang w:val="en-IN"/>
          </w:rPr>
          <w:t>'</w:t>
        </w:r>
        <w:proofErr w:type="spellStart"/>
        <w:r w:rsidRPr="00BA4DCA">
          <w:rPr>
            <w:rFonts w:ascii="Consolas" w:eastAsia="Times New Roman" w:hAnsi="Consolas" w:cs="Times New Roman"/>
            <w:color w:val="A709F5"/>
            <w:sz w:val="20"/>
            <w:szCs w:val="20"/>
            <w:lang w:val="en-IN"/>
          </w:rPr>
          <w:t>cameraman.tif</w:t>
        </w:r>
        <w:proofErr w:type="spellEnd"/>
        <w:r w:rsidRPr="00BA4DCA">
          <w:rPr>
            <w:rFonts w:ascii="Consolas" w:eastAsia="Times New Roman" w:hAnsi="Consolas" w:cs="Times New Roman"/>
            <w:color w:val="A709F5"/>
            <w:sz w:val="20"/>
            <w:szCs w:val="20"/>
            <w:lang w:val="en-IN"/>
          </w:rPr>
          <w:t>'</w:t>
        </w:r>
        <w:r w:rsidRPr="00BA4DCA">
          <w:rPr>
            <w:rFonts w:ascii="Consolas" w:eastAsia="Times New Roman" w:hAnsi="Consolas" w:cs="Times New Roman"/>
            <w:sz w:val="20"/>
            <w:szCs w:val="20"/>
            <w:lang w:val="en-IN"/>
          </w:rPr>
          <w:t>);</w:t>
        </w:r>
      </w:ins>
    </w:p>
    <w:p w14:paraId="49FDDD02" w14:textId="77777777" w:rsidR="00BA4DCA" w:rsidRPr="00BA4DCA" w:rsidRDefault="00BA4DCA">
      <w:pPr>
        <w:spacing w:line="240" w:lineRule="auto"/>
        <w:ind w:left="1440"/>
        <w:rPr>
          <w:ins w:id="734" w:author="Prerana Kulkarni" w:date="2024-03-23T08:29:00Z" w16du:dateUtc="2024-03-23T02:59:00Z"/>
          <w:rFonts w:ascii="Consolas" w:eastAsia="Times New Roman" w:hAnsi="Consolas" w:cs="Times New Roman"/>
          <w:sz w:val="20"/>
          <w:szCs w:val="20"/>
          <w:lang w:val="en-IN"/>
        </w:rPr>
        <w:pPrChange w:id="735" w:author="Prerana Kulkarni" w:date="2024-03-23T08:29:00Z" w16du:dateUtc="2024-03-23T02:59:00Z">
          <w:pPr>
            <w:spacing w:line="240" w:lineRule="auto"/>
          </w:pPr>
        </w:pPrChange>
      </w:pPr>
    </w:p>
    <w:p w14:paraId="2B1463E1" w14:textId="77777777" w:rsidR="00BA4DCA" w:rsidRPr="00BA4DCA" w:rsidRDefault="00BA4DCA">
      <w:pPr>
        <w:spacing w:line="240" w:lineRule="auto"/>
        <w:ind w:left="1440"/>
        <w:rPr>
          <w:ins w:id="736" w:author="Prerana Kulkarni" w:date="2024-03-23T08:29:00Z" w16du:dateUtc="2024-03-23T02:59:00Z"/>
          <w:rFonts w:ascii="Consolas" w:eastAsia="Times New Roman" w:hAnsi="Consolas" w:cs="Times New Roman"/>
          <w:sz w:val="20"/>
          <w:szCs w:val="20"/>
          <w:lang w:val="en-IN"/>
        </w:rPr>
        <w:pPrChange w:id="737" w:author="Prerana Kulkarni" w:date="2024-03-23T08:29:00Z" w16du:dateUtc="2024-03-23T02:59:00Z">
          <w:pPr>
            <w:spacing w:line="240" w:lineRule="auto"/>
          </w:pPr>
        </w:pPrChange>
      </w:pPr>
      <w:ins w:id="738" w:author="Prerana Kulkarni" w:date="2024-03-23T08:29:00Z" w16du:dateUtc="2024-03-23T02:59:00Z">
        <w:r w:rsidRPr="00BA4DCA">
          <w:rPr>
            <w:rFonts w:ascii="Consolas" w:eastAsia="Times New Roman" w:hAnsi="Consolas" w:cs="Times New Roman"/>
            <w:color w:val="008013"/>
            <w:sz w:val="20"/>
            <w:szCs w:val="20"/>
            <w:lang w:val="en-IN"/>
          </w:rPr>
          <w:t>% Simple Global Thresholding</w:t>
        </w:r>
      </w:ins>
    </w:p>
    <w:p w14:paraId="48487386" w14:textId="77777777" w:rsidR="00BA4DCA" w:rsidRPr="00BA4DCA" w:rsidRDefault="00BA4DCA">
      <w:pPr>
        <w:spacing w:line="240" w:lineRule="auto"/>
        <w:ind w:left="1440"/>
        <w:rPr>
          <w:ins w:id="739" w:author="Prerana Kulkarni" w:date="2024-03-23T08:29:00Z" w16du:dateUtc="2024-03-23T02:59:00Z"/>
          <w:rFonts w:ascii="Consolas" w:eastAsia="Times New Roman" w:hAnsi="Consolas" w:cs="Times New Roman"/>
          <w:sz w:val="20"/>
          <w:szCs w:val="20"/>
          <w:lang w:val="en-IN"/>
        </w:rPr>
        <w:pPrChange w:id="740" w:author="Prerana Kulkarni" w:date="2024-03-23T08:29:00Z" w16du:dateUtc="2024-03-23T02:59:00Z">
          <w:pPr>
            <w:spacing w:line="240" w:lineRule="auto"/>
          </w:pPr>
        </w:pPrChange>
      </w:pPr>
      <w:ins w:id="741" w:author="Prerana Kulkarni" w:date="2024-03-23T08:29:00Z" w16du:dateUtc="2024-03-23T02:59:00Z">
        <w:r w:rsidRPr="00BA4DCA">
          <w:rPr>
            <w:rFonts w:ascii="Consolas" w:eastAsia="Times New Roman" w:hAnsi="Consolas" w:cs="Times New Roman"/>
            <w:sz w:val="20"/>
            <w:szCs w:val="20"/>
            <w:lang w:val="en-IN"/>
          </w:rPr>
          <w:t xml:space="preserve">level = </w:t>
        </w:r>
        <w:proofErr w:type="spellStart"/>
        <w:r w:rsidRPr="00BA4DCA">
          <w:rPr>
            <w:rFonts w:ascii="Consolas" w:eastAsia="Times New Roman" w:hAnsi="Consolas" w:cs="Times New Roman"/>
            <w:sz w:val="20"/>
            <w:szCs w:val="20"/>
            <w:lang w:val="en-IN"/>
          </w:rPr>
          <w:t>graythresh</w:t>
        </w:r>
        <w:proofErr w:type="spellEnd"/>
        <w:r w:rsidRPr="00BA4DCA">
          <w:rPr>
            <w:rFonts w:ascii="Consolas" w:eastAsia="Times New Roman" w:hAnsi="Consolas" w:cs="Times New Roman"/>
            <w:sz w:val="20"/>
            <w:szCs w:val="20"/>
            <w:lang w:val="en-IN"/>
          </w:rPr>
          <w:t>(cameraman);</w:t>
        </w:r>
      </w:ins>
    </w:p>
    <w:p w14:paraId="1E84ABC8" w14:textId="77777777" w:rsidR="00BA4DCA" w:rsidRPr="00BA4DCA" w:rsidRDefault="00BA4DCA">
      <w:pPr>
        <w:spacing w:line="240" w:lineRule="auto"/>
        <w:ind w:left="1440"/>
        <w:rPr>
          <w:ins w:id="742" w:author="Prerana Kulkarni" w:date="2024-03-23T08:29:00Z" w16du:dateUtc="2024-03-23T02:59:00Z"/>
          <w:rFonts w:ascii="Consolas" w:eastAsia="Times New Roman" w:hAnsi="Consolas" w:cs="Times New Roman"/>
          <w:sz w:val="20"/>
          <w:szCs w:val="20"/>
          <w:lang w:val="en-IN"/>
        </w:rPr>
        <w:pPrChange w:id="743" w:author="Prerana Kulkarni" w:date="2024-03-23T08:29:00Z" w16du:dateUtc="2024-03-23T02:59:00Z">
          <w:pPr>
            <w:spacing w:line="240" w:lineRule="auto"/>
          </w:pPr>
        </w:pPrChange>
      </w:pPr>
      <w:proofErr w:type="spellStart"/>
      <w:ins w:id="744" w:author="Prerana Kulkarni" w:date="2024-03-23T08:29:00Z" w16du:dateUtc="2024-03-23T02:59:00Z">
        <w:r w:rsidRPr="00BA4DCA">
          <w:rPr>
            <w:rFonts w:ascii="Consolas" w:eastAsia="Times New Roman" w:hAnsi="Consolas" w:cs="Times New Roman"/>
            <w:sz w:val="20"/>
            <w:szCs w:val="20"/>
            <w:lang w:val="en-IN"/>
          </w:rPr>
          <w:t>bw_simple</w:t>
        </w:r>
        <w:proofErr w:type="spellEnd"/>
        <w:r w:rsidRPr="00BA4DCA">
          <w:rPr>
            <w:rFonts w:ascii="Consolas" w:eastAsia="Times New Roman" w:hAnsi="Consolas" w:cs="Times New Roman"/>
            <w:sz w:val="20"/>
            <w:szCs w:val="20"/>
            <w:lang w:val="en-IN"/>
          </w:rPr>
          <w:t xml:space="preserve"> = </w:t>
        </w:r>
        <w:proofErr w:type="spellStart"/>
        <w:proofErr w:type="gramStart"/>
        <w:r w:rsidRPr="00BA4DCA">
          <w:rPr>
            <w:rFonts w:ascii="Consolas" w:eastAsia="Times New Roman" w:hAnsi="Consolas" w:cs="Times New Roman"/>
            <w:sz w:val="20"/>
            <w:szCs w:val="20"/>
            <w:lang w:val="en-IN"/>
          </w:rPr>
          <w:t>imbinarize</w:t>
        </w:r>
        <w:proofErr w:type="spellEnd"/>
        <w:r w:rsidRPr="00BA4DCA">
          <w:rPr>
            <w:rFonts w:ascii="Consolas" w:eastAsia="Times New Roman" w:hAnsi="Consolas" w:cs="Times New Roman"/>
            <w:sz w:val="20"/>
            <w:szCs w:val="20"/>
            <w:lang w:val="en-IN"/>
          </w:rPr>
          <w:t>(</w:t>
        </w:r>
        <w:proofErr w:type="gramEnd"/>
        <w:r w:rsidRPr="00BA4DCA">
          <w:rPr>
            <w:rFonts w:ascii="Consolas" w:eastAsia="Times New Roman" w:hAnsi="Consolas" w:cs="Times New Roman"/>
            <w:sz w:val="20"/>
            <w:szCs w:val="20"/>
            <w:lang w:val="en-IN"/>
          </w:rPr>
          <w:t>cameraman, level);</w:t>
        </w:r>
      </w:ins>
    </w:p>
    <w:p w14:paraId="17C857DE" w14:textId="77777777" w:rsidR="00EF1A6D" w:rsidRDefault="00EF1A6D">
      <w:pPr>
        <w:pPrChange w:id="745" w:author="Prerana Kulkarni" w:date="2024-03-23T08:21:00Z" w16du:dateUtc="2024-03-23T02:51:00Z">
          <w:pPr>
            <w:numPr>
              <w:ilvl w:val="1"/>
              <w:numId w:val="1"/>
            </w:numPr>
            <w:ind w:left="1440" w:hanging="360"/>
          </w:pPr>
        </w:pPrChange>
      </w:pPr>
    </w:p>
    <w:p w14:paraId="2E93BBA9" w14:textId="77777777" w:rsidR="001D3F63" w:rsidRDefault="003E0CE5">
      <w:pPr>
        <w:numPr>
          <w:ilvl w:val="1"/>
          <w:numId w:val="1"/>
        </w:numPr>
        <w:rPr>
          <w:ins w:id="746" w:author="Prerana Kulkarni" w:date="2024-03-23T08:21:00Z" w16du:dateUtc="2024-03-23T02:51:00Z"/>
        </w:rPr>
      </w:pPr>
      <w:r>
        <w:t>Do the same with global Thresholding.</w:t>
      </w:r>
    </w:p>
    <w:p w14:paraId="3F7A98C1" w14:textId="77777777" w:rsidR="00EF1A6D" w:rsidRDefault="00EF1A6D">
      <w:pPr>
        <w:pStyle w:val="ListParagraph"/>
        <w:rPr>
          <w:ins w:id="747" w:author="Prerana Kulkarni" w:date="2024-03-23T08:21:00Z" w16du:dateUtc="2024-03-23T02:51:00Z"/>
        </w:rPr>
        <w:pPrChange w:id="748" w:author="Prerana Kulkarni" w:date="2024-03-23T08:21:00Z" w16du:dateUtc="2024-03-23T02:51:00Z">
          <w:pPr>
            <w:numPr>
              <w:ilvl w:val="1"/>
              <w:numId w:val="1"/>
            </w:numPr>
            <w:ind w:left="1440" w:hanging="360"/>
          </w:pPr>
        </w:pPrChange>
      </w:pPr>
    </w:p>
    <w:p w14:paraId="2AF580E6" w14:textId="77777777" w:rsidR="0087716D" w:rsidRPr="0087716D" w:rsidRDefault="0087716D">
      <w:pPr>
        <w:spacing w:line="240" w:lineRule="auto"/>
        <w:ind w:left="1440"/>
        <w:rPr>
          <w:ins w:id="749" w:author="Prerana Kulkarni" w:date="2024-03-23T08:29:00Z" w16du:dateUtc="2024-03-23T02:59:00Z"/>
          <w:rFonts w:ascii="Consolas" w:eastAsia="Times New Roman" w:hAnsi="Consolas" w:cs="Times New Roman"/>
          <w:sz w:val="20"/>
          <w:szCs w:val="20"/>
          <w:lang w:val="en-IN"/>
        </w:rPr>
        <w:pPrChange w:id="750" w:author="Prerana Kulkarni" w:date="2024-03-23T08:30:00Z" w16du:dateUtc="2024-03-23T03:00:00Z">
          <w:pPr>
            <w:spacing w:line="240" w:lineRule="auto"/>
          </w:pPr>
        </w:pPrChange>
      </w:pPr>
      <w:ins w:id="751" w:author="Prerana Kulkarni" w:date="2024-03-23T08:29:00Z" w16du:dateUtc="2024-03-23T02:59:00Z">
        <w:r w:rsidRPr="0087716D">
          <w:rPr>
            <w:rFonts w:ascii="Consolas" w:eastAsia="Times New Roman" w:hAnsi="Consolas" w:cs="Times New Roman"/>
            <w:color w:val="008013"/>
            <w:sz w:val="20"/>
            <w:szCs w:val="20"/>
            <w:lang w:val="en-IN"/>
          </w:rPr>
          <w:t>% Global Thresholding</w:t>
        </w:r>
      </w:ins>
    </w:p>
    <w:p w14:paraId="275ECC9A" w14:textId="77777777" w:rsidR="0087716D" w:rsidRPr="0087716D" w:rsidRDefault="0087716D">
      <w:pPr>
        <w:spacing w:line="240" w:lineRule="auto"/>
        <w:ind w:left="1440"/>
        <w:rPr>
          <w:ins w:id="752" w:author="Prerana Kulkarni" w:date="2024-03-23T08:29:00Z" w16du:dateUtc="2024-03-23T02:59:00Z"/>
          <w:rFonts w:ascii="Consolas" w:eastAsia="Times New Roman" w:hAnsi="Consolas" w:cs="Times New Roman"/>
          <w:sz w:val="20"/>
          <w:szCs w:val="20"/>
          <w:lang w:val="en-IN"/>
        </w:rPr>
        <w:pPrChange w:id="753" w:author="Prerana Kulkarni" w:date="2024-03-23T08:30:00Z" w16du:dateUtc="2024-03-23T03:00:00Z">
          <w:pPr>
            <w:spacing w:line="240" w:lineRule="auto"/>
          </w:pPr>
        </w:pPrChange>
      </w:pPr>
      <w:proofErr w:type="spellStart"/>
      <w:ins w:id="754" w:author="Prerana Kulkarni" w:date="2024-03-23T08:29:00Z" w16du:dateUtc="2024-03-23T02:59:00Z">
        <w:r w:rsidRPr="0087716D">
          <w:rPr>
            <w:rFonts w:ascii="Consolas" w:eastAsia="Times New Roman" w:hAnsi="Consolas" w:cs="Times New Roman"/>
            <w:sz w:val="20"/>
            <w:szCs w:val="20"/>
            <w:lang w:val="en-IN"/>
          </w:rPr>
          <w:t>threshold_value</w:t>
        </w:r>
        <w:proofErr w:type="spellEnd"/>
        <w:r w:rsidRPr="0087716D">
          <w:rPr>
            <w:rFonts w:ascii="Consolas" w:eastAsia="Times New Roman" w:hAnsi="Consolas" w:cs="Times New Roman"/>
            <w:sz w:val="20"/>
            <w:szCs w:val="20"/>
            <w:lang w:val="en-IN"/>
          </w:rPr>
          <w:t xml:space="preserve"> = 128;</w:t>
        </w:r>
      </w:ins>
    </w:p>
    <w:p w14:paraId="7ADBE9A3" w14:textId="77777777" w:rsidR="0087716D" w:rsidRPr="0087716D" w:rsidRDefault="0087716D">
      <w:pPr>
        <w:spacing w:line="240" w:lineRule="auto"/>
        <w:ind w:left="1440"/>
        <w:rPr>
          <w:ins w:id="755" w:author="Prerana Kulkarni" w:date="2024-03-23T08:29:00Z" w16du:dateUtc="2024-03-23T02:59:00Z"/>
          <w:rFonts w:ascii="Consolas" w:eastAsia="Times New Roman" w:hAnsi="Consolas" w:cs="Times New Roman"/>
          <w:sz w:val="20"/>
          <w:szCs w:val="20"/>
          <w:lang w:val="en-IN"/>
        </w:rPr>
        <w:pPrChange w:id="756" w:author="Prerana Kulkarni" w:date="2024-03-23T08:30:00Z" w16du:dateUtc="2024-03-23T03:00:00Z">
          <w:pPr>
            <w:spacing w:line="240" w:lineRule="auto"/>
          </w:pPr>
        </w:pPrChange>
      </w:pPr>
      <w:proofErr w:type="spellStart"/>
      <w:ins w:id="757" w:author="Prerana Kulkarni" w:date="2024-03-23T08:29:00Z" w16du:dateUtc="2024-03-23T02:59:00Z">
        <w:r w:rsidRPr="0087716D">
          <w:rPr>
            <w:rFonts w:ascii="Consolas" w:eastAsia="Times New Roman" w:hAnsi="Consolas" w:cs="Times New Roman"/>
            <w:sz w:val="20"/>
            <w:szCs w:val="20"/>
            <w:lang w:val="en-IN"/>
          </w:rPr>
          <w:lastRenderedPageBreak/>
          <w:t>bw_global</w:t>
        </w:r>
        <w:proofErr w:type="spellEnd"/>
        <w:r w:rsidRPr="0087716D">
          <w:rPr>
            <w:rFonts w:ascii="Consolas" w:eastAsia="Times New Roman" w:hAnsi="Consolas" w:cs="Times New Roman"/>
            <w:sz w:val="20"/>
            <w:szCs w:val="20"/>
            <w:lang w:val="en-IN"/>
          </w:rPr>
          <w:t xml:space="preserve"> = cameraman &gt; </w:t>
        </w:r>
        <w:proofErr w:type="spellStart"/>
        <w:r w:rsidRPr="0087716D">
          <w:rPr>
            <w:rFonts w:ascii="Consolas" w:eastAsia="Times New Roman" w:hAnsi="Consolas" w:cs="Times New Roman"/>
            <w:sz w:val="20"/>
            <w:szCs w:val="20"/>
            <w:lang w:val="en-IN"/>
          </w:rPr>
          <w:t>threshold_value</w:t>
        </w:r>
        <w:proofErr w:type="spellEnd"/>
        <w:r w:rsidRPr="0087716D">
          <w:rPr>
            <w:rFonts w:ascii="Consolas" w:eastAsia="Times New Roman" w:hAnsi="Consolas" w:cs="Times New Roman"/>
            <w:sz w:val="20"/>
            <w:szCs w:val="20"/>
            <w:lang w:val="en-IN"/>
          </w:rPr>
          <w:t>;</w:t>
        </w:r>
      </w:ins>
    </w:p>
    <w:p w14:paraId="7D22F79A" w14:textId="77777777" w:rsidR="00BA4DCA" w:rsidRDefault="00BA4DCA">
      <w:pPr>
        <w:pPrChange w:id="758" w:author="Prerana Kulkarni" w:date="2024-03-23T08:21:00Z" w16du:dateUtc="2024-03-23T02:51:00Z">
          <w:pPr>
            <w:numPr>
              <w:ilvl w:val="1"/>
              <w:numId w:val="1"/>
            </w:numPr>
            <w:ind w:left="1440" w:hanging="360"/>
          </w:pPr>
        </w:pPrChange>
      </w:pPr>
    </w:p>
    <w:p w14:paraId="2E93BBAA" w14:textId="77777777" w:rsidR="001D3F63" w:rsidRDefault="003E0CE5">
      <w:pPr>
        <w:numPr>
          <w:ilvl w:val="1"/>
          <w:numId w:val="1"/>
        </w:numPr>
        <w:rPr>
          <w:ins w:id="759" w:author="Prerana Kulkarni" w:date="2024-03-23T08:21:00Z" w16du:dateUtc="2024-03-23T02:51:00Z"/>
        </w:rPr>
      </w:pPr>
      <w:r>
        <w:t>Do the same with Otsu’s method.</w:t>
      </w:r>
    </w:p>
    <w:p w14:paraId="3823711B" w14:textId="77777777" w:rsidR="00EF1A6D" w:rsidRDefault="00EF1A6D" w:rsidP="00EF1A6D">
      <w:pPr>
        <w:rPr>
          <w:ins w:id="760" w:author="Prerana Kulkarni" w:date="2024-03-23T08:21:00Z" w16du:dateUtc="2024-03-23T02:51:00Z"/>
        </w:rPr>
      </w:pPr>
    </w:p>
    <w:p w14:paraId="5FEC70EA" w14:textId="77777777" w:rsidR="0087716D" w:rsidRPr="0087716D" w:rsidRDefault="0087716D">
      <w:pPr>
        <w:spacing w:line="240" w:lineRule="auto"/>
        <w:ind w:left="1440"/>
        <w:rPr>
          <w:ins w:id="761" w:author="Prerana Kulkarni" w:date="2024-03-23T08:29:00Z" w16du:dateUtc="2024-03-23T02:59:00Z"/>
          <w:rFonts w:ascii="Consolas" w:eastAsia="Times New Roman" w:hAnsi="Consolas" w:cs="Times New Roman"/>
          <w:sz w:val="20"/>
          <w:szCs w:val="20"/>
          <w:lang w:val="en-IN"/>
        </w:rPr>
        <w:pPrChange w:id="762" w:author="Prerana Kulkarni" w:date="2024-03-23T08:30:00Z" w16du:dateUtc="2024-03-23T03:00:00Z">
          <w:pPr>
            <w:spacing w:line="240" w:lineRule="auto"/>
          </w:pPr>
        </w:pPrChange>
      </w:pPr>
      <w:ins w:id="763" w:author="Prerana Kulkarni" w:date="2024-03-23T08:29:00Z" w16du:dateUtc="2024-03-23T02:59:00Z">
        <w:r w:rsidRPr="0087716D">
          <w:rPr>
            <w:rFonts w:ascii="Consolas" w:eastAsia="Times New Roman" w:hAnsi="Consolas" w:cs="Times New Roman"/>
            <w:color w:val="008013"/>
            <w:sz w:val="20"/>
            <w:szCs w:val="20"/>
            <w:lang w:val="en-IN"/>
          </w:rPr>
          <w:t>% Otsu's Method</w:t>
        </w:r>
      </w:ins>
    </w:p>
    <w:p w14:paraId="0CB4B380" w14:textId="77777777" w:rsidR="0087716D" w:rsidRPr="0087716D" w:rsidRDefault="0087716D">
      <w:pPr>
        <w:spacing w:line="240" w:lineRule="auto"/>
        <w:ind w:left="1440"/>
        <w:rPr>
          <w:ins w:id="764" w:author="Prerana Kulkarni" w:date="2024-03-23T08:29:00Z" w16du:dateUtc="2024-03-23T02:59:00Z"/>
          <w:rFonts w:ascii="Consolas" w:eastAsia="Times New Roman" w:hAnsi="Consolas" w:cs="Times New Roman"/>
          <w:sz w:val="20"/>
          <w:szCs w:val="20"/>
          <w:lang w:val="en-IN"/>
        </w:rPr>
        <w:pPrChange w:id="765" w:author="Prerana Kulkarni" w:date="2024-03-23T08:30:00Z" w16du:dateUtc="2024-03-23T03:00:00Z">
          <w:pPr>
            <w:spacing w:line="240" w:lineRule="auto"/>
          </w:pPr>
        </w:pPrChange>
      </w:pPr>
      <w:proofErr w:type="spellStart"/>
      <w:ins w:id="766" w:author="Prerana Kulkarni" w:date="2024-03-23T08:29:00Z" w16du:dateUtc="2024-03-23T02:59:00Z">
        <w:r w:rsidRPr="0087716D">
          <w:rPr>
            <w:rFonts w:ascii="Consolas" w:eastAsia="Times New Roman" w:hAnsi="Consolas" w:cs="Times New Roman"/>
            <w:sz w:val="20"/>
            <w:szCs w:val="20"/>
            <w:lang w:val="en-IN"/>
          </w:rPr>
          <w:t>bw_otsu</w:t>
        </w:r>
        <w:proofErr w:type="spellEnd"/>
        <w:r w:rsidRPr="0087716D">
          <w:rPr>
            <w:rFonts w:ascii="Consolas" w:eastAsia="Times New Roman" w:hAnsi="Consolas" w:cs="Times New Roman"/>
            <w:sz w:val="20"/>
            <w:szCs w:val="20"/>
            <w:lang w:val="en-IN"/>
          </w:rPr>
          <w:t xml:space="preserve"> = </w:t>
        </w:r>
        <w:proofErr w:type="spellStart"/>
        <w:proofErr w:type="gramStart"/>
        <w:r w:rsidRPr="0087716D">
          <w:rPr>
            <w:rFonts w:ascii="Consolas" w:eastAsia="Times New Roman" w:hAnsi="Consolas" w:cs="Times New Roman"/>
            <w:sz w:val="20"/>
            <w:szCs w:val="20"/>
            <w:lang w:val="en-IN"/>
          </w:rPr>
          <w:t>imbinarize</w:t>
        </w:r>
        <w:proofErr w:type="spellEnd"/>
        <w:r w:rsidRPr="0087716D">
          <w:rPr>
            <w:rFonts w:ascii="Consolas" w:eastAsia="Times New Roman" w:hAnsi="Consolas" w:cs="Times New Roman"/>
            <w:sz w:val="20"/>
            <w:szCs w:val="20"/>
            <w:lang w:val="en-IN"/>
          </w:rPr>
          <w:t>(</w:t>
        </w:r>
        <w:proofErr w:type="gramEnd"/>
        <w:r w:rsidRPr="0087716D">
          <w:rPr>
            <w:rFonts w:ascii="Consolas" w:eastAsia="Times New Roman" w:hAnsi="Consolas" w:cs="Times New Roman"/>
            <w:sz w:val="20"/>
            <w:szCs w:val="20"/>
            <w:lang w:val="en-IN"/>
          </w:rPr>
          <w:t>cameraman, level);</w:t>
        </w:r>
      </w:ins>
    </w:p>
    <w:p w14:paraId="79B67003" w14:textId="77777777" w:rsidR="0087716D" w:rsidRDefault="0087716D">
      <w:pPr>
        <w:pPrChange w:id="767" w:author="Prerana Kulkarni" w:date="2024-03-23T08:21:00Z" w16du:dateUtc="2024-03-23T02:51:00Z">
          <w:pPr>
            <w:numPr>
              <w:ilvl w:val="1"/>
              <w:numId w:val="1"/>
            </w:numPr>
            <w:ind w:left="1440" w:hanging="360"/>
          </w:pPr>
        </w:pPrChange>
      </w:pPr>
    </w:p>
    <w:p w14:paraId="2E93BBAB" w14:textId="77777777" w:rsidR="001D3F63" w:rsidRDefault="003E0CE5">
      <w:pPr>
        <w:numPr>
          <w:ilvl w:val="1"/>
          <w:numId w:val="1"/>
        </w:numPr>
        <w:rPr>
          <w:ins w:id="768" w:author="Prerana Kulkarni" w:date="2024-03-23T08:21:00Z" w16du:dateUtc="2024-03-23T02:51:00Z"/>
        </w:rPr>
      </w:pPr>
      <w:r>
        <w:t>Do the same with multiple and variable methods.</w:t>
      </w:r>
    </w:p>
    <w:p w14:paraId="154574A5" w14:textId="77777777" w:rsidR="00EF1A6D" w:rsidRDefault="00EF1A6D">
      <w:pPr>
        <w:pStyle w:val="ListParagraph"/>
        <w:rPr>
          <w:ins w:id="769" w:author="Prerana Kulkarni" w:date="2024-03-23T08:21:00Z" w16du:dateUtc="2024-03-23T02:51:00Z"/>
        </w:rPr>
        <w:pPrChange w:id="770" w:author="Prerana Kulkarni" w:date="2024-03-23T08:21:00Z" w16du:dateUtc="2024-03-23T02:51:00Z">
          <w:pPr>
            <w:numPr>
              <w:ilvl w:val="1"/>
              <w:numId w:val="1"/>
            </w:numPr>
            <w:ind w:left="1440" w:hanging="360"/>
          </w:pPr>
        </w:pPrChange>
      </w:pPr>
    </w:p>
    <w:p w14:paraId="3B6399AC" w14:textId="77777777" w:rsidR="00FA6F63" w:rsidRPr="00FA6F63" w:rsidRDefault="00FA6F63">
      <w:pPr>
        <w:spacing w:line="240" w:lineRule="auto"/>
        <w:ind w:left="1440"/>
        <w:rPr>
          <w:ins w:id="771" w:author="Prerana Kulkarni" w:date="2024-03-23T08:30:00Z" w16du:dateUtc="2024-03-23T03:00:00Z"/>
          <w:rFonts w:ascii="Consolas" w:eastAsia="Times New Roman" w:hAnsi="Consolas" w:cs="Times New Roman"/>
          <w:sz w:val="20"/>
          <w:szCs w:val="20"/>
          <w:lang w:val="en-IN"/>
        </w:rPr>
        <w:pPrChange w:id="772" w:author="Prerana Kulkarni" w:date="2024-03-23T08:30:00Z" w16du:dateUtc="2024-03-23T03:00:00Z">
          <w:pPr>
            <w:spacing w:line="240" w:lineRule="auto"/>
          </w:pPr>
        </w:pPrChange>
      </w:pPr>
      <w:ins w:id="773" w:author="Prerana Kulkarni" w:date="2024-03-23T08:30:00Z" w16du:dateUtc="2024-03-23T03:00:00Z">
        <w:r w:rsidRPr="00FA6F63">
          <w:rPr>
            <w:rFonts w:ascii="Consolas" w:eastAsia="Times New Roman" w:hAnsi="Consolas" w:cs="Times New Roman"/>
            <w:color w:val="008013"/>
            <w:sz w:val="20"/>
            <w:szCs w:val="20"/>
            <w:lang w:val="en-IN"/>
          </w:rPr>
          <w:t>% Multiple Thresholding</w:t>
        </w:r>
      </w:ins>
    </w:p>
    <w:p w14:paraId="770B1C4B" w14:textId="77777777" w:rsidR="00FA6F63" w:rsidRPr="00FA6F63" w:rsidRDefault="00FA6F63">
      <w:pPr>
        <w:spacing w:line="240" w:lineRule="auto"/>
        <w:ind w:left="1440"/>
        <w:rPr>
          <w:ins w:id="774" w:author="Prerana Kulkarni" w:date="2024-03-23T08:30:00Z" w16du:dateUtc="2024-03-23T03:00:00Z"/>
          <w:rFonts w:ascii="Consolas" w:eastAsia="Times New Roman" w:hAnsi="Consolas" w:cs="Times New Roman"/>
          <w:sz w:val="20"/>
          <w:szCs w:val="20"/>
          <w:lang w:val="en-IN"/>
        </w:rPr>
        <w:pPrChange w:id="775" w:author="Prerana Kulkarni" w:date="2024-03-23T08:30:00Z" w16du:dateUtc="2024-03-23T03:00:00Z">
          <w:pPr>
            <w:spacing w:line="240" w:lineRule="auto"/>
          </w:pPr>
        </w:pPrChange>
      </w:pPr>
      <w:proofErr w:type="spellStart"/>
      <w:ins w:id="776" w:author="Prerana Kulkarni" w:date="2024-03-23T08:30:00Z" w16du:dateUtc="2024-03-23T03:00:00Z">
        <w:r w:rsidRPr="00FA6F63">
          <w:rPr>
            <w:rFonts w:ascii="Consolas" w:eastAsia="Times New Roman" w:hAnsi="Consolas" w:cs="Times New Roman"/>
            <w:sz w:val="20"/>
            <w:szCs w:val="20"/>
            <w:lang w:val="en-IN"/>
          </w:rPr>
          <w:t>numThresholds</w:t>
        </w:r>
        <w:proofErr w:type="spellEnd"/>
        <w:r w:rsidRPr="00FA6F63">
          <w:rPr>
            <w:rFonts w:ascii="Consolas" w:eastAsia="Times New Roman" w:hAnsi="Consolas" w:cs="Times New Roman"/>
            <w:sz w:val="20"/>
            <w:szCs w:val="20"/>
            <w:lang w:val="en-IN"/>
          </w:rPr>
          <w:t xml:space="preserve"> = 3;</w:t>
        </w:r>
      </w:ins>
    </w:p>
    <w:p w14:paraId="00496E06" w14:textId="77777777" w:rsidR="00FA6F63" w:rsidRPr="00FA6F63" w:rsidRDefault="00FA6F63">
      <w:pPr>
        <w:spacing w:line="240" w:lineRule="auto"/>
        <w:ind w:left="1440"/>
        <w:rPr>
          <w:ins w:id="777" w:author="Prerana Kulkarni" w:date="2024-03-23T08:30:00Z" w16du:dateUtc="2024-03-23T03:00:00Z"/>
          <w:rFonts w:ascii="Consolas" w:eastAsia="Times New Roman" w:hAnsi="Consolas" w:cs="Times New Roman"/>
          <w:sz w:val="20"/>
          <w:szCs w:val="20"/>
          <w:lang w:val="en-IN"/>
        </w:rPr>
        <w:pPrChange w:id="778" w:author="Prerana Kulkarni" w:date="2024-03-23T08:30:00Z" w16du:dateUtc="2024-03-23T03:00:00Z">
          <w:pPr>
            <w:spacing w:line="240" w:lineRule="auto"/>
          </w:pPr>
        </w:pPrChange>
      </w:pPr>
      <w:ins w:id="779" w:author="Prerana Kulkarni" w:date="2024-03-23T08:30:00Z" w16du:dateUtc="2024-03-23T03:00:00Z">
        <w:r w:rsidRPr="00FA6F63">
          <w:rPr>
            <w:rFonts w:ascii="Consolas" w:eastAsia="Times New Roman" w:hAnsi="Consolas" w:cs="Times New Roman"/>
            <w:sz w:val="20"/>
            <w:szCs w:val="20"/>
            <w:lang w:val="en-IN"/>
          </w:rPr>
          <w:t xml:space="preserve">thresholds = </w:t>
        </w:r>
        <w:proofErr w:type="spellStart"/>
        <w:proofErr w:type="gramStart"/>
        <w:r w:rsidRPr="00FA6F63">
          <w:rPr>
            <w:rFonts w:ascii="Consolas" w:eastAsia="Times New Roman" w:hAnsi="Consolas" w:cs="Times New Roman"/>
            <w:sz w:val="20"/>
            <w:szCs w:val="20"/>
            <w:lang w:val="en-IN"/>
          </w:rPr>
          <w:t>multithresh</w:t>
        </w:r>
        <w:proofErr w:type="spellEnd"/>
        <w:r w:rsidRPr="00FA6F63">
          <w:rPr>
            <w:rFonts w:ascii="Consolas" w:eastAsia="Times New Roman" w:hAnsi="Consolas" w:cs="Times New Roman"/>
            <w:sz w:val="20"/>
            <w:szCs w:val="20"/>
            <w:lang w:val="en-IN"/>
          </w:rPr>
          <w:t>(</w:t>
        </w:r>
        <w:proofErr w:type="gramEnd"/>
        <w:r w:rsidRPr="00FA6F63">
          <w:rPr>
            <w:rFonts w:ascii="Consolas" w:eastAsia="Times New Roman" w:hAnsi="Consolas" w:cs="Times New Roman"/>
            <w:sz w:val="20"/>
            <w:szCs w:val="20"/>
            <w:lang w:val="en-IN"/>
          </w:rPr>
          <w:t xml:space="preserve">cameraman, </w:t>
        </w:r>
        <w:proofErr w:type="spellStart"/>
        <w:r w:rsidRPr="00FA6F63">
          <w:rPr>
            <w:rFonts w:ascii="Consolas" w:eastAsia="Times New Roman" w:hAnsi="Consolas" w:cs="Times New Roman"/>
            <w:sz w:val="20"/>
            <w:szCs w:val="20"/>
            <w:lang w:val="en-IN"/>
          </w:rPr>
          <w:t>numThresholds</w:t>
        </w:r>
        <w:proofErr w:type="spellEnd"/>
        <w:r w:rsidRPr="00FA6F63">
          <w:rPr>
            <w:rFonts w:ascii="Consolas" w:eastAsia="Times New Roman" w:hAnsi="Consolas" w:cs="Times New Roman"/>
            <w:sz w:val="20"/>
            <w:szCs w:val="20"/>
            <w:lang w:val="en-IN"/>
          </w:rPr>
          <w:t>);</w:t>
        </w:r>
      </w:ins>
    </w:p>
    <w:p w14:paraId="1C0E8A90" w14:textId="77777777" w:rsidR="00FA6F63" w:rsidRPr="00FA6F63" w:rsidRDefault="00FA6F63">
      <w:pPr>
        <w:spacing w:line="240" w:lineRule="auto"/>
        <w:ind w:left="1440"/>
        <w:rPr>
          <w:ins w:id="780" w:author="Prerana Kulkarni" w:date="2024-03-23T08:30:00Z" w16du:dateUtc="2024-03-23T03:00:00Z"/>
          <w:rFonts w:ascii="Consolas" w:eastAsia="Times New Roman" w:hAnsi="Consolas" w:cs="Times New Roman"/>
          <w:sz w:val="20"/>
          <w:szCs w:val="20"/>
          <w:lang w:val="en-IN"/>
        </w:rPr>
        <w:pPrChange w:id="781" w:author="Prerana Kulkarni" w:date="2024-03-23T08:30:00Z" w16du:dateUtc="2024-03-23T03:00:00Z">
          <w:pPr>
            <w:spacing w:line="240" w:lineRule="auto"/>
          </w:pPr>
        </w:pPrChange>
      </w:pPr>
      <w:proofErr w:type="spellStart"/>
      <w:ins w:id="782" w:author="Prerana Kulkarni" w:date="2024-03-23T08:30:00Z" w16du:dateUtc="2024-03-23T03:00:00Z">
        <w:r w:rsidRPr="00FA6F63">
          <w:rPr>
            <w:rFonts w:ascii="Consolas" w:eastAsia="Times New Roman" w:hAnsi="Consolas" w:cs="Times New Roman"/>
            <w:sz w:val="20"/>
            <w:szCs w:val="20"/>
            <w:lang w:val="en-IN"/>
          </w:rPr>
          <w:t>binaryImage</w:t>
        </w:r>
        <w:proofErr w:type="spellEnd"/>
        <w:r w:rsidRPr="00FA6F63">
          <w:rPr>
            <w:rFonts w:ascii="Consolas" w:eastAsia="Times New Roman" w:hAnsi="Consolas" w:cs="Times New Roman"/>
            <w:sz w:val="20"/>
            <w:szCs w:val="20"/>
            <w:lang w:val="en-IN"/>
          </w:rPr>
          <w:t xml:space="preserve"> = </w:t>
        </w:r>
        <w:proofErr w:type="spellStart"/>
        <w:proofErr w:type="gramStart"/>
        <w:r w:rsidRPr="00FA6F63">
          <w:rPr>
            <w:rFonts w:ascii="Consolas" w:eastAsia="Times New Roman" w:hAnsi="Consolas" w:cs="Times New Roman"/>
            <w:sz w:val="20"/>
            <w:szCs w:val="20"/>
            <w:lang w:val="en-IN"/>
          </w:rPr>
          <w:t>imquantize</w:t>
        </w:r>
        <w:proofErr w:type="spellEnd"/>
        <w:r w:rsidRPr="00FA6F63">
          <w:rPr>
            <w:rFonts w:ascii="Consolas" w:eastAsia="Times New Roman" w:hAnsi="Consolas" w:cs="Times New Roman"/>
            <w:sz w:val="20"/>
            <w:szCs w:val="20"/>
            <w:lang w:val="en-IN"/>
          </w:rPr>
          <w:t>(</w:t>
        </w:r>
        <w:proofErr w:type="gramEnd"/>
        <w:r w:rsidRPr="00FA6F63">
          <w:rPr>
            <w:rFonts w:ascii="Consolas" w:eastAsia="Times New Roman" w:hAnsi="Consolas" w:cs="Times New Roman"/>
            <w:sz w:val="20"/>
            <w:szCs w:val="20"/>
            <w:lang w:val="en-IN"/>
          </w:rPr>
          <w:t>cameraman, thresholds);</w:t>
        </w:r>
      </w:ins>
    </w:p>
    <w:p w14:paraId="00E0CAA7" w14:textId="77777777" w:rsidR="00FA6F63" w:rsidRDefault="00FA6F63">
      <w:pPr>
        <w:pPrChange w:id="783" w:author="Prerana Kulkarni" w:date="2024-03-23T08:21:00Z" w16du:dateUtc="2024-03-23T02:51:00Z">
          <w:pPr>
            <w:numPr>
              <w:ilvl w:val="1"/>
              <w:numId w:val="1"/>
            </w:numPr>
            <w:ind w:left="1440" w:hanging="360"/>
          </w:pPr>
        </w:pPrChange>
      </w:pPr>
    </w:p>
    <w:p w14:paraId="2E93BBAC" w14:textId="77777777" w:rsidR="001D3F63" w:rsidRDefault="003E0CE5">
      <w:pPr>
        <w:numPr>
          <w:ilvl w:val="1"/>
          <w:numId w:val="1"/>
        </w:numPr>
        <w:rPr>
          <w:ins w:id="784" w:author="Prerana Kulkarni" w:date="2024-03-23T08:28:00Z" w16du:dateUtc="2024-03-23T02:58:00Z"/>
        </w:rPr>
      </w:pPr>
      <w:r>
        <w:t>Explore Edge-guided Thresholding.</w:t>
      </w:r>
    </w:p>
    <w:p w14:paraId="4A9CFD67" w14:textId="77777777" w:rsidR="00BF4ACA" w:rsidRDefault="00BF4ACA" w:rsidP="00BF4ACA">
      <w:pPr>
        <w:rPr>
          <w:ins w:id="785" w:author="Prerana Kulkarni" w:date="2024-03-23T08:28:00Z" w16du:dateUtc="2024-03-23T02:58:00Z"/>
        </w:rPr>
      </w:pPr>
    </w:p>
    <w:p w14:paraId="687540BE" w14:textId="77777777" w:rsidR="00FA6F63" w:rsidRPr="00FA6F63" w:rsidRDefault="00FA6F63">
      <w:pPr>
        <w:spacing w:line="240" w:lineRule="auto"/>
        <w:ind w:left="1440"/>
        <w:rPr>
          <w:ins w:id="786" w:author="Prerana Kulkarni" w:date="2024-03-23T08:29:00Z" w16du:dateUtc="2024-03-23T02:59:00Z"/>
          <w:rFonts w:ascii="Consolas" w:eastAsia="Times New Roman" w:hAnsi="Consolas" w:cs="Times New Roman"/>
          <w:sz w:val="20"/>
          <w:szCs w:val="20"/>
          <w:lang w:val="en-IN"/>
        </w:rPr>
        <w:pPrChange w:id="787" w:author="Prerana Kulkarni" w:date="2024-03-23T08:30:00Z" w16du:dateUtc="2024-03-23T03:00:00Z">
          <w:pPr>
            <w:spacing w:line="240" w:lineRule="auto"/>
          </w:pPr>
        </w:pPrChange>
      </w:pPr>
      <w:ins w:id="788" w:author="Prerana Kulkarni" w:date="2024-03-23T08:29:00Z" w16du:dateUtc="2024-03-23T02:59:00Z">
        <w:r w:rsidRPr="00FA6F63">
          <w:rPr>
            <w:rFonts w:ascii="Consolas" w:eastAsia="Times New Roman" w:hAnsi="Consolas" w:cs="Times New Roman"/>
            <w:color w:val="008013"/>
            <w:sz w:val="20"/>
            <w:szCs w:val="20"/>
            <w:lang w:val="en-IN"/>
          </w:rPr>
          <w:t>% Edge-guided Thresholding</w:t>
        </w:r>
      </w:ins>
    </w:p>
    <w:p w14:paraId="75419DCD" w14:textId="77777777" w:rsidR="00FA6F63" w:rsidRPr="00FA6F63" w:rsidRDefault="00FA6F63">
      <w:pPr>
        <w:spacing w:line="240" w:lineRule="auto"/>
        <w:ind w:left="1440"/>
        <w:rPr>
          <w:ins w:id="789" w:author="Prerana Kulkarni" w:date="2024-03-23T08:29:00Z" w16du:dateUtc="2024-03-23T02:59:00Z"/>
          <w:rFonts w:ascii="Consolas" w:eastAsia="Times New Roman" w:hAnsi="Consolas" w:cs="Times New Roman"/>
          <w:sz w:val="20"/>
          <w:szCs w:val="20"/>
          <w:lang w:val="en-IN"/>
        </w:rPr>
        <w:pPrChange w:id="790" w:author="Prerana Kulkarni" w:date="2024-03-23T08:30:00Z" w16du:dateUtc="2024-03-23T03:00:00Z">
          <w:pPr>
            <w:spacing w:line="240" w:lineRule="auto"/>
          </w:pPr>
        </w:pPrChange>
      </w:pPr>
      <w:ins w:id="791" w:author="Prerana Kulkarni" w:date="2024-03-23T08:29:00Z" w16du:dateUtc="2024-03-23T02:59:00Z">
        <w:r w:rsidRPr="00FA6F63">
          <w:rPr>
            <w:rFonts w:ascii="Consolas" w:eastAsia="Times New Roman" w:hAnsi="Consolas" w:cs="Times New Roman"/>
            <w:sz w:val="20"/>
            <w:szCs w:val="20"/>
            <w:lang w:val="en-IN"/>
          </w:rPr>
          <w:t xml:space="preserve">edges = </w:t>
        </w:r>
        <w:proofErr w:type="gramStart"/>
        <w:r w:rsidRPr="00FA6F63">
          <w:rPr>
            <w:rFonts w:ascii="Consolas" w:eastAsia="Times New Roman" w:hAnsi="Consolas" w:cs="Times New Roman"/>
            <w:sz w:val="20"/>
            <w:szCs w:val="20"/>
            <w:lang w:val="en-IN"/>
          </w:rPr>
          <w:t>edge(</w:t>
        </w:r>
        <w:proofErr w:type="gramEnd"/>
        <w:r w:rsidRPr="00FA6F63">
          <w:rPr>
            <w:rFonts w:ascii="Consolas" w:eastAsia="Times New Roman" w:hAnsi="Consolas" w:cs="Times New Roman"/>
            <w:sz w:val="20"/>
            <w:szCs w:val="20"/>
            <w:lang w:val="en-IN"/>
          </w:rPr>
          <w:t xml:space="preserve">cameraman, </w:t>
        </w:r>
        <w:r w:rsidRPr="00FA6F63">
          <w:rPr>
            <w:rFonts w:ascii="Consolas" w:eastAsia="Times New Roman" w:hAnsi="Consolas" w:cs="Times New Roman"/>
            <w:color w:val="A709F5"/>
            <w:sz w:val="20"/>
            <w:szCs w:val="20"/>
            <w:lang w:val="en-IN"/>
          </w:rPr>
          <w:t>'</w:t>
        </w:r>
        <w:proofErr w:type="spellStart"/>
        <w:r w:rsidRPr="00FA6F63">
          <w:rPr>
            <w:rFonts w:ascii="Consolas" w:eastAsia="Times New Roman" w:hAnsi="Consolas" w:cs="Times New Roman"/>
            <w:color w:val="A709F5"/>
            <w:sz w:val="20"/>
            <w:szCs w:val="20"/>
            <w:lang w:val="en-IN"/>
          </w:rPr>
          <w:t>sobel</w:t>
        </w:r>
        <w:proofErr w:type="spellEnd"/>
        <w:r w:rsidRPr="00FA6F63">
          <w:rPr>
            <w:rFonts w:ascii="Consolas" w:eastAsia="Times New Roman" w:hAnsi="Consolas" w:cs="Times New Roman"/>
            <w:color w:val="A709F5"/>
            <w:sz w:val="20"/>
            <w:szCs w:val="20"/>
            <w:lang w:val="en-IN"/>
          </w:rPr>
          <w:t>'</w:t>
        </w:r>
        <w:r w:rsidRPr="00FA6F63">
          <w:rPr>
            <w:rFonts w:ascii="Consolas" w:eastAsia="Times New Roman" w:hAnsi="Consolas" w:cs="Times New Roman"/>
            <w:sz w:val="20"/>
            <w:szCs w:val="20"/>
            <w:lang w:val="en-IN"/>
          </w:rPr>
          <w:t>);</w:t>
        </w:r>
      </w:ins>
    </w:p>
    <w:p w14:paraId="714FA713" w14:textId="77777777" w:rsidR="00FA6F63" w:rsidRPr="00FA6F63" w:rsidRDefault="00FA6F63">
      <w:pPr>
        <w:spacing w:line="240" w:lineRule="auto"/>
        <w:ind w:left="1440"/>
        <w:rPr>
          <w:ins w:id="792" w:author="Prerana Kulkarni" w:date="2024-03-23T08:29:00Z" w16du:dateUtc="2024-03-23T02:59:00Z"/>
          <w:rFonts w:ascii="Consolas" w:eastAsia="Times New Roman" w:hAnsi="Consolas" w:cs="Times New Roman"/>
          <w:sz w:val="20"/>
          <w:szCs w:val="20"/>
          <w:lang w:val="en-IN"/>
        </w:rPr>
        <w:pPrChange w:id="793" w:author="Prerana Kulkarni" w:date="2024-03-23T08:30:00Z" w16du:dateUtc="2024-03-23T03:00:00Z">
          <w:pPr>
            <w:spacing w:line="240" w:lineRule="auto"/>
          </w:pPr>
        </w:pPrChange>
      </w:pPr>
      <w:proofErr w:type="spellStart"/>
      <w:ins w:id="794" w:author="Prerana Kulkarni" w:date="2024-03-23T08:29:00Z" w16du:dateUtc="2024-03-23T02:59:00Z">
        <w:r w:rsidRPr="00FA6F63">
          <w:rPr>
            <w:rFonts w:ascii="Consolas" w:eastAsia="Times New Roman" w:hAnsi="Consolas" w:cs="Times New Roman"/>
            <w:sz w:val="20"/>
            <w:szCs w:val="20"/>
            <w:lang w:val="en-IN"/>
          </w:rPr>
          <w:t>bw_edge_guided</w:t>
        </w:r>
        <w:proofErr w:type="spellEnd"/>
        <w:r w:rsidRPr="00FA6F63">
          <w:rPr>
            <w:rFonts w:ascii="Consolas" w:eastAsia="Times New Roman" w:hAnsi="Consolas" w:cs="Times New Roman"/>
            <w:sz w:val="20"/>
            <w:szCs w:val="20"/>
            <w:lang w:val="en-IN"/>
          </w:rPr>
          <w:t xml:space="preserve"> = </w:t>
        </w:r>
        <w:proofErr w:type="spellStart"/>
        <w:proofErr w:type="gramStart"/>
        <w:r w:rsidRPr="00FA6F63">
          <w:rPr>
            <w:rFonts w:ascii="Consolas" w:eastAsia="Times New Roman" w:hAnsi="Consolas" w:cs="Times New Roman"/>
            <w:sz w:val="20"/>
            <w:szCs w:val="20"/>
            <w:lang w:val="en-IN"/>
          </w:rPr>
          <w:t>imbinarize</w:t>
        </w:r>
        <w:proofErr w:type="spellEnd"/>
        <w:r w:rsidRPr="00FA6F63">
          <w:rPr>
            <w:rFonts w:ascii="Consolas" w:eastAsia="Times New Roman" w:hAnsi="Consolas" w:cs="Times New Roman"/>
            <w:sz w:val="20"/>
            <w:szCs w:val="20"/>
            <w:lang w:val="en-IN"/>
          </w:rPr>
          <w:t>(</w:t>
        </w:r>
        <w:proofErr w:type="gramEnd"/>
        <w:r w:rsidRPr="00FA6F63">
          <w:rPr>
            <w:rFonts w:ascii="Consolas" w:eastAsia="Times New Roman" w:hAnsi="Consolas" w:cs="Times New Roman"/>
            <w:sz w:val="20"/>
            <w:szCs w:val="20"/>
            <w:lang w:val="en-IN"/>
          </w:rPr>
          <w:t xml:space="preserve">cameraman, </w:t>
        </w:r>
        <w:r w:rsidRPr="00FA6F63">
          <w:rPr>
            <w:rFonts w:ascii="Consolas" w:eastAsia="Times New Roman" w:hAnsi="Consolas" w:cs="Times New Roman"/>
            <w:color w:val="A709F5"/>
            <w:sz w:val="20"/>
            <w:szCs w:val="20"/>
            <w:lang w:val="en-IN"/>
          </w:rPr>
          <w:t>'adaptive'</w:t>
        </w:r>
        <w:r w:rsidRPr="00FA6F63">
          <w:rPr>
            <w:rFonts w:ascii="Consolas" w:eastAsia="Times New Roman" w:hAnsi="Consolas" w:cs="Times New Roman"/>
            <w:sz w:val="20"/>
            <w:szCs w:val="20"/>
            <w:lang w:val="en-IN"/>
          </w:rPr>
          <w:t xml:space="preserve">, </w:t>
        </w:r>
        <w:r w:rsidRPr="00FA6F63">
          <w:rPr>
            <w:rFonts w:ascii="Consolas" w:eastAsia="Times New Roman" w:hAnsi="Consolas" w:cs="Times New Roman"/>
            <w:color w:val="A709F5"/>
            <w:sz w:val="20"/>
            <w:szCs w:val="20"/>
            <w:lang w:val="en-IN"/>
          </w:rPr>
          <w:t>'</w:t>
        </w:r>
        <w:proofErr w:type="spellStart"/>
        <w:r w:rsidRPr="00FA6F63">
          <w:rPr>
            <w:rFonts w:ascii="Consolas" w:eastAsia="Times New Roman" w:hAnsi="Consolas" w:cs="Times New Roman"/>
            <w:color w:val="A709F5"/>
            <w:sz w:val="20"/>
            <w:szCs w:val="20"/>
            <w:lang w:val="en-IN"/>
          </w:rPr>
          <w:t>ForegroundPolarity</w:t>
        </w:r>
        <w:proofErr w:type="spellEnd"/>
        <w:r w:rsidRPr="00FA6F63">
          <w:rPr>
            <w:rFonts w:ascii="Consolas" w:eastAsia="Times New Roman" w:hAnsi="Consolas" w:cs="Times New Roman"/>
            <w:color w:val="A709F5"/>
            <w:sz w:val="20"/>
            <w:szCs w:val="20"/>
            <w:lang w:val="en-IN"/>
          </w:rPr>
          <w:t>'</w:t>
        </w:r>
        <w:r w:rsidRPr="00FA6F63">
          <w:rPr>
            <w:rFonts w:ascii="Consolas" w:eastAsia="Times New Roman" w:hAnsi="Consolas" w:cs="Times New Roman"/>
            <w:sz w:val="20"/>
            <w:szCs w:val="20"/>
            <w:lang w:val="en-IN"/>
          </w:rPr>
          <w:t xml:space="preserve">, </w:t>
        </w:r>
        <w:r w:rsidRPr="00FA6F63">
          <w:rPr>
            <w:rFonts w:ascii="Consolas" w:eastAsia="Times New Roman" w:hAnsi="Consolas" w:cs="Times New Roman"/>
            <w:color w:val="A709F5"/>
            <w:sz w:val="20"/>
            <w:szCs w:val="20"/>
            <w:lang w:val="en-IN"/>
          </w:rPr>
          <w:t>'dark'</w:t>
        </w:r>
        <w:r w:rsidRPr="00FA6F63">
          <w:rPr>
            <w:rFonts w:ascii="Consolas" w:eastAsia="Times New Roman" w:hAnsi="Consolas" w:cs="Times New Roman"/>
            <w:sz w:val="20"/>
            <w:szCs w:val="20"/>
            <w:lang w:val="en-IN"/>
          </w:rPr>
          <w:t xml:space="preserve">, </w:t>
        </w:r>
        <w:r w:rsidRPr="00FA6F63">
          <w:rPr>
            <w:rFonts w:ascii="Consolas" w:eastAsia="Times New Roman" w:hAnsi="Consolas" w:cs="Times New Roman"/>
            <w:color w:val="A709F5"/>
            <w:sz w:val="20"/>
            <w:szCs w:val="20"/>
            <w:lang w:val="en-IN"/>
          </w:rPr>
          <w:t>'Sensitivity'</w:t>
        </w:r>
        <w:r w:rsidRPr="00FA6F63">
          <w:rPr>
            <w:rFonts w:ascii="Consolas" w:eastAsia="Times New Roman" w:hAnsi="Consolas" w:cs="Times New Roman"/>
            <w:sz w:val="20"/>
            <w:szCs w:val="20"/>
            <w:lang w:val="en-IN"/>
          </w:rPr>
          <w:t>, 0.5);</w:t>
        </w:r>
      </w:ins>
    </w:p>
    <w:p w14:paraId="10B69978" w14:textId="77777777" w:rsidR="00BF4ACA" w:rsidRDefault="00BF4ACA" w:rsidP="00BF4ACA">
      <w:pPr>
        <w:rPr>
          <w:ins w:id="795" w:author="Prerana Kulkarni" w:date="2024-03-23T08:28:00Z" w16du:dateUtc="2024-03-23T02:58:00Z"/>
        </w:rPr>
      </w:pPr>
    </w:p>
    <w:p w14:paraId="2D0992BB" w14:textId="77777777" w:rsidR="00740F13" w:rsidRPr="00740F13" w:rsidRDefault="00740F13">
      <w:pPr>
        <w:spacing w:line="240" w:lineRule="auto"/>
        <w:ind w:left="1440"/>
        <w:rPr>
          <w:ins w:id="796" w:author="Prerana Kulkarni" w:date="2024-03-23T08:30:00Z" w16du:dateUtc="2024-03-23T03:00:00Z"/>
          <w:rFonts w:ascii="Consolas" w:eastAsia="Times New Roman" w:hAnsi="Consolas" w:cs="Times New Roman"/>
          <w:sz w:val="20"/>
          <w:szCs w:val="20"/>
          <w:lang w:val="en-IN"/>
        </w:rPr>
        <w:pPrChange w:id="797" w:author="Prerana Kulkarni" w:date="2024-03-23T08:31:00Z" w16du:dateUtc="2024-03-23T03:01:00Z">
          <w:pPr>
            <w:spacing w:line="240" w:lineRule="auto"/>
          </w:pPr>
        </w:pPrChange>
      </w:pPr>
      <w:ins w:id="798" w:author="Prerana Kulkarni" w:date="2024-03-23T08:30:00Z" w16du:dateUtc="2024-03-23T03:00:00Z">
        <w:r w:rsidRPr="00740F13">
          <w:rPr>
            <w:rFonts w:ascii="Consolas" w:eastAsia="Times New Roman" w:hAnsi="Consolas" w:cs="Times New Roman"/>
            <w:color w:val="008013"/>
            <w:sz w:val="20"/>
            <w:szCs w:val="20"/>
            <w:lang w:val="en-IN"/>
          </w:rPr>
          <w:t>% Create a figure with subplots</w:t>
        </w:r>
      </w:ins>
    </w:p>
    <w:p w14:paraId="634EE5F3" w14:textId="77777777" w:rsidR="00740F13" w:rsidRPr="00740F13" w:rsidRDefault="00740F13">
      <w:pPr>
        <w:spacing w:line="240" w:lineRule="auto"/>
        <w:ind w:left="1440"/>
        <w:rPr>
          <w:ins w:id="799" w:author="Prerana Kulkarni" w:date="2024-03-23T08:30:00Z" w16du:dateUtc="2024-03-23T03:00:00Z"/>
          <w:rFonts w:ascii="Consolas" w:eastAsia="Times New Roman" w:hAnsi="Consolas" w:cs="Times New Roman"/>
          <w:sz w:val="20"/>
          <w:szCs w:val="20"/>
          <w:lang w:val="en-IN"/>
        </w:rPr>
        <w:pPrChange w:id="800" w:author="Prerana Kulkarni" w:date="2024-03-23T08:31:00Z" w16du:dateUtc="2024-03-23T03:01:00Z">
          <w:pPr>
            <w:spacing w:line="240" w:lineRule="auto"/>
          </w:pPr>
        </w:pPrChange>
      </w:pPr>
      <w:ins w:id="801" w:author="Prerana Kulkarni" w:date="2024-03-23T08:30:00Z" w16du:dateUtc="2024-03-23T03:00:00Z">
        <w:r w:rsidRPr="00740F13">
          <w:rPr>
            <w:rFonts w:ascii="Consolas" w:eastAsia="Times New Roman" w:hAnsi="Consolas" w:cs="Times New Roman"/>
            <w:sz w:val="20"/>
            <w:szCs w:val="20"/>
            <w:lang w:val="en-IN"/>
          </w:rPr>
          <w:t>figure;</w:t>
        </w:r>
      </w:ins>
    </w:p>
    <w:p w14:paraId="64D88932" w14:textId="77777777" w:rsidR="00740F13" w:rsidRPr="00740F13" w:rsidRDefault="00740F13">
      <w:pPr>
        <w:spacing w:line="240" w:lineRule="auto"/>
        <w:ind w:left="1440"/>
        <w:rPr>
          <w:ins w:id="802" w:author="Prerana Kulkarni" w:date="2024-03-23T08:30:00Z" w16du:dateUtc="2024-03-23T03:00:00Z"/>
          <w:rFonts w:ascii="Consolas" w:eastAsia="Times New Roman" w:hAnsi="Consolas" w:cs="Times New Roman"/>
          <w:sz w:val="20"/>
          <w:szCs w:val="20"/>
          <w:lang w:val="en-IN"/>
        </w:rPr>
        <w:pPrChange w:id="803" w:author="Prerana Kulkarni" w:date="2024-03-23T08:31:00Z" w16du:dateUtc="2024-03-23T03:01:00Z">
          <w:pPr>
            <w:spacing w:line="240" w:lineRule="auto"/>
          </w:pPr>
        </w:pPrChange>
      </w:pPr>
    </w:p>
    <w:p w14:paraId="62142EE9" w14:textId="77777777" w:rsidR="00740F13" w:rsidRPr="00740F13" w:rsidRDefault="00740F13">
      <w:pPr>
        <w:spacing w:line="240" w:lineRule="auto"/>
        <w:ind w:left="1440"/>
        <w:rPr>
          <w:ins w:id="804" w:author="Prerana Kulkarni" w:date="2024-03-23T08:30:00Z" w16du:dateUtc="2024-03-23T03:00:00Z"/>
          <w:rFonts w:ascii="Consolas" w:eastAsia="Times New Roman" w:hAnsi="Consolas" w:cs="Times New Roman"/>
          <w:sz w:val="20"/>
          <w:szCs w:val="20"/>
          <w:lang w:val="en-IN"/>
        </w:rPr>
        <w:pPrChange w:id="805" w:author="Prerana Kulkarni" w:date="2024-03-23T08:31:00Z" w16du:dateUtc="2024-03-23T03:01:00Z">
          <w:pPr>
            <w:spacing w:line="240" w:lineRule="auto"/>
          </w:pPr>
        </w:pPrChange>
      </w:pPr>
      <w:proofErr w:type="gramStart"/>
      <w:ins w:id="806" w:author="Prerana Kulkarni" w:date="2024-03-23T08:30:00Z" w16du:dateUtc="2024-03-23T03:00:00Z">
        <w:r w:rsidRPr="00740F13">
          <w:rPr>
            <w:rFonts w:ascii="Consolas" w:eastAsia="Times New Roman" w:hAnsi="Consolas" w:cs="Times New Roman"/>
            <w:sz w:val="20"/>
            <w:szCs w:val="20"/>
            <w:lang w:val="en-IN"/>
          </w:rPr>
          <w:t>subplot(</w:t>
        </w:r>
        <w:proofErr w:type="gramEnd"/>
        <w:r w:rsidRPr="00740F13">
          <w:rPr>
            <w:rFonts w:ascii="Consolas" w:eastAsia="Times New Roman" w:hAnsi="Consolas" w:cs="Times New Roman"/>
            <w:sz w:val="20"/>
            <w:szCs w:val="20"/>
            <w:lang w:val="en-IN"/>
          </w:rPr>
          <w:t>2, 3, 1);</w:t>
        </w:r>
      </w:ins>
    </w:p>
    <w:p w14:paraId="3B588220" w14:textId="77777777" w:rsidR="00740F13" w:rsidRPr="00740F13" w:rsidRDefault="00740F13">
      <w:pPr>
        <w:spacing w:line="240" w:lineRule="auto"/>
        <w:ind w:left="1440"/>
        <w:rPr>
          <w:ins w:id="807" w:author="Prerana Kulkarni" w:date="2024-03-23T08:30:00Z" w16du:dateUtc="2024-03-23T03:00:00Z"/>
          <w:rFonts w:ascii="Consolas" w:eastAsia="Times New Roman" w:hAnsi="Consolas" w:cs="Times New Roman"/>
          <w:sz w:val="20"/>
          <w:szCs w:val="20"/>
          <w:lang w:val="en-IN"/>
        </w:rPr>
        <w:pPrChange w:id="808" w:author="Prerana Kulkarni" w:date="2024-03-23T08:31:00Z" w16du:dateUtc="2024-03-23T03:01:00Z">
          <w:pPr>
            <w:spacing w:line="240" w:lineRule="auto"/>
          </w:pPr>
        </w:pPrChange>
      </w:pPr>
      <w:proofErr w:type="spellStart"/>
      <w:ins w:id="809" w:author="Prerana Kulkarni" w:date="2024-03-23T08:30:00Z" w16du:dateUtc="2024-03-23T03:00:00Z">
        <w:r w:rsidRPr="00740F13">
          <w:rPr>
            <w:rFonts w:ascii="Consolas" w:eastAsia="Times New Roman" w:hAnsi="Consolas" w:cs="Times New Roman"/>
            <w:sz w:val="20"/>
            <w:szCs w:val="20"/>
            <w:lang w:val="en-IN"/>
          </w:rPr>
          <w:t>imshow</w:t>
        </w:r>
        <w:proofErr w:type="spellEnd"/>
        <w:r w:rsidRPr="00740F13">
          <w:rPr>
            <w:rFonts w:ascii="Consolas" w:eastAsia="Times New Roman" w:hAnsi="Consolas" w:cs="Times New Roman"/>
            <w:sz w:val="20"/>
            <w:szCs w:val="20"/>
            <w:lang w:val="en-IN"/>
          </w:rPr>
          <w:t>(cameraman);</w:t>
        </w:r>
      </w:ins>
    </w:p>
    <w:p w14:paraId="4D84EB87" w14:textId="77777777" w:rsidR="00740F13" w:rsidRPr="00740F13" w:rsidRDefault="00740F13">
      <w:pPr>
        <w:spacing w:line="240" w:lineRule="auto"/>
        <w:ind w:left="1440"/>
        <w:rPr>
          <w:ins w:id="810" w:author="Prerana Kulkarni" w:date="2024-03-23T08:30:00Z" w16du:dateUtc="2024-03-23T03:00:00Z"/>
          <w:rFonts w:ascii="Consolas" w:eastAsia="Times New Roman" w:hAnsi="Consolas" w:cs="Times New Roman"/>
          <w:sz w:val="20"/>
          <w:szCs w:val="20"/>
          <w:lang w:val="en-IN"/>
        </w:rPr>
        <w:pPrChange w:id="811" w:author="Prerana Kulkarni" w:date="2024-03-23T08:31:00Z" w16du:dateUtc="2024-03-23T03:01:00Z">
          <w:pPr>
            <w:spacing w:line="240" w:lineRule="auto"/>
          </w:pPr>
        </w:pPrChange>
      </w:pPr>
      <w:proofErr w:type="gramStart"/>
      <w:ins w:id="812" w:author="Prerana Kulkarni" w:date="2024-03-23T08:30:00Z" w16du:dateUtc="2024-03-23T03:00:00Z">
        <w:r w:rsidRPr="00740F13">
          <w:rPr>
            <w:rFonts w:ascii="Consolas" w:eastAsia="Times New Roman" w:hAnsi="Consolas" w:cs="Times New Roman"/>
            <w:sz w:val="20"/>
            <w:szCs w:val="20"/>
            <w:lang w:val="en-IN"/>
          </w:rPr>
          <w:t>title(</w:t>
        </w:r>
        <w:proofErr w:type="gramEnd"/>
        <w:r w:rsidRPr="00740F13">
          <w:rPr>
            <w:rFonts w:ascii="Consolas" w:eastAsia="Times New Roman" w:hAnsi="Consolas" w:cs="Times New Roman"/>
            <w:color w:val="A709F5"/>
            <w:sz w:val="20"/>
            <w:szCs w:val="20"/>
            <w:lang w:val="en-IN"/>
          </w:rPr>
          <w:t>'Original Image'</w:t>
        </w:r>
        <w:r w:rsidRPr="00740F13">
          <w:rPr>
            <w:rFonts w:ascii="Consolas" w:eastAsia="Times New Roman" w:hAnsi="Consolas" w:cs="Times New Roman"/>
            <w:sz w:val="20"/>
            <w:szCs w:val="20"/>
            <w:lang w:val="en-IN"/>
          </w:rPr>
          <w:t>);</w:t>
        </w:r>
      </w:ins>
    </w:p>
    <w:p w14:paraId="7F4C7514" w14:textId="77777777" w:rsidR="00740F13" w:rsidRPr="00740F13" w:rsidRDefault="00740F13">
      <w:pPr>
        <w:spacing w:line="240" w:lineRule="auto"/>
        <w:ind w:left="1440"/>
        <w:rPr>
          <w:ins w:id="813" w:author="Prerana Kulkarni" w:date="2024-03-23T08:30:00Z" w16du:dateUtc="2024-03-23T03:00:00Z"/>
          <w:rFonts w:ascii="Consolas" w:eastAsia="Times New Roman" w:hAnsi="Consolas" w:cs="Times New Roman"/>
          <w:sz w:val="20"/>
          <w:szCs w:val="20"/>
          <w:lang w:val="en-IN"/>
        </w:rPr>
        <w:pPrChange w:id="814" w:author="Prerana Kulkarni" w:date="2024-03-23T08:31:00Z" w16du:dateUtc="2024-03-23T03:01:00Z">
          <w:pPr>
            <w:spacing w:line="240" w:lineRule="auto"/>
          </w:pPr>
        </w:pPrChange>
      </w:pPr>
    </w:p>
    <w:p w14:paraId="333474B5" w14:textId="77777777" w:rsidR="00740F13" w:rsidRPr="00740F13" w:rsidRDefault="00740F13">
      <w:pPr>
        <w:spacing w:line="240" w:lineRule="auto"/>
        <w:ind w:left="1440"/>
        <w:rPr>
          <w:ins w:id="815" w:author="Prerana Kulkarni" w:date="2024-03-23T08:30:00Z" w16du:dateUtc="2024-03-23T03:00:00Z"/>
          <w:rFonts w:ascii="Consolas" w:eastAsia="Times New Roman" w:hAnsi="Consolas" w:cs="Times New Roman"/>
          <w:sz w:val="20"/>
          <w:szCs w:val="20"/>
          <w:lang w:val="en-IN"/>
        </w:rPr>
        <w:pPrChange w:id="816" w:author="Prerana Kulkarni" w:date="2024-03-23T08:31:00Z" w16du:dateUtc="2024-03-23T03:01:00Z">
          <w:pPr>
            <w:spacing w:line="240" w:lineRule="auto"/>
          </w:pPr>
        </w:pPrChange>
      </w:pPr>
      <w:proofErr w:type="gramStart"/>
      <w:ins w:id="817" w:author="Prerana Kulkarni" w:date="2024-03-23T08:30:00Z" w16du:dateUtc="2024-03-23T03:00:00Z">
        <w:r w:rsidRPr="00740F13">
          <w:rPr>
            <w:rFonts w:ascii="Consolas" w:eastAsia="Times New Roman" w:hAnsi="Consolas" w:cs="Times New Roman"/>
            <w:sz w:val="20"/>
            <w:szCs w:val="20"/>
            <w:lang w:val="en-IN"/>
          </w:rPr>
          <w:t>subplot(</w:t>
        </w:r>
        <w:proofErr w:type="gramEnd"/>
        <w:r w:rsidRPr="00740F13">
          <w:rPr>
            <w:rFonts w:ascii="Consolas" w:eastAsia="Times New Roman" w:hAnsi="Consolas" w:cs="Times New Roman"/>
            <w:sz w:val="20"/>
            <w:szCs w:val="20"/>
            <w:lang w:val="en-IN"/>
          </w:rPr>
          <w:t>2, 3, 2);</w:t>
        </w:r>
      </w:ins>
    </w:p>
    <w:p w14:paraId="7E6E01B7" w14:textId="77777777" w:rsidR="00740F13" w:rsidRPr="00740F13" w:rsidRDefault="00740F13">
      <w:pPr>
        <w:spacing w:line="240" w:lineRule="auto"/>
        <w:ind w:left="1440"/>
        <w:rPr>
          <w:ins w:id="818" w:author="Prerana Kulkarni" w:date="2024-03-23T08:30:00Z" w16du:dateUtc="2024-03-23T03:00:00Z"/>
          <w:rFonts w:ascii="Consolas" w:eastAsia="Times New Roman" w:hAnsi="Consolas" w:cs="Times New Roman"/>
          <w:sz w:val="20"/>
          <w:szCs w:val="20"/>
          <w:lang w:val="en-IN"/>
        </w:rPr>
        <w:pPrChange w:id="819" w:author="Prerana Kulkarni" w:date="2024-03-23T08:31:00Z" w16du:dateUtc="2024-03-23T03:01:00Z">
          <w:pPr>
            <w:spacing w:line="240" w:lineRule="auto"/>
          </w:pPr>
        </w:pPrChange>
      </w:pPr>
      <w:proofErr w:type="spellStart"/>
      <w:ins w:id="820" w:author="Prerana Kulkarni" w:date="2024-03-23T08:30:00Z" w16du:dateUtc="2024-03-23T03:00:00Z">
        <w:r w:rsidRPr="00740F13">
          <w:rPr>
            <w:rFonts w:ascii="Consolas" w:eastAsia="Times New Roman" w:hAnsi="Consolas" w:cs="Times New Roman"/>
            <w:sz w:val="20"/>
            <w:szCs w:val="20"/>
            <w:lang w:val="en-IN"/>
          </w:rPr>
          <w:t>imshow</w:t>
        </w:r>
        <w:proofErr w:type="spellEnd"/>
        <w:r w:rsidRPr="00740F13">
          <w:rPr>
            <w:rFonts w:ascii="Consolas" w:eastAsia="Times New Roman" w:hAnsi="Consolas" w:cs="Times New Roman"/>
            <w:sz w:val="20"/>
            <w:szCs w:val="20"/>
            <w:lang w:val="en-IN"/>
          </w:rPr>
          <w:t>(</w:t>
        </w:r>
        <w:proofErr w:type="spellStart"/>
        <w:r w:rsidRPr="00740F13">
          <w:rPr>
            <w:rFonts w:ascii="Consolas" w:eastAsia="Times New Roman" w:hAnsi="Consolas" w:cs="Times New Roman"/>
            <w:sz w:val="20"/>
            <w:szCs w:val="20"/>
            <w:lang w:val="en-IN"/>
          </w:rPr>
          <w:t>bw_simple</w:t>
        </w:r>
        <w:proofErr w:type="spellEnd"/>
        <w:r w:rsidRPr="00740F13">
          <w:rPr>
            <w:rFonts w:ascii="Consolas" w:eastAsia="Times New Roman" w:hAnsi="Consolas" w:cs="Times New Roman"/>
            <w:sz w:val="20"/>
            <w:szCs w:val="20"/>
            <w:lang w:val="en-IN"/>
          </w:rPr>
          <w:t>);</w:t>
        </w:r>
      </w:ins>
    </w:p>
    <w:p w14:paraId="5D44D200" w14:textId="77777777" w:rsidR="00740F13" w:rsidRPr="00740F13" w:rsidRDefault="00740F13">
      <w:pPr>
        <w:spacing w:line="240" w:lineRule="auto"/>
        <w:ind w:left="1440"/>
        <w:rPr>
          <w:ins w:id="821" w:author="Prerana Kulkarni" w:date="2024-03-23T08:30:00Z" w16du:dateUtc="2024-03-23T03:00:00Z"/>
          <w:rFonts w:ascii="Consolas" w:eastAsia="Times New Roman" w:hAnsi="Consolas" w:cs="Times New Roman"/>
          <w:sz w:val="20"/>
          <w:szCs w:val="20"/>
          <w:lang w:val="en-IN"/>
        </w:rPr>
        <w:pPrChange w:id="822" w:author="Prerana Kulkarni" w:date="2024-03-23T08:31:00Z" w16du:dateUtc="2024-03-23T03:01:00Z">
          <w:pPr>
            <w:spacing w:line="240" w:lineRule="auto"/>
          </w:pPr>
        </w:pPrChange>
      </w:pPr>
      <w:proofErr w:type="gramStart"/>
      <w:ins w:id="823" w:author="Prerana Kulkarni" w:date="2024-03-23T08:30:00Z" w16du:dateUtc="2024-03-23T03:00:00Z">
        <w:r w:rsidRPr="00740F13">
          <w:rPr>
            <w:rFonts w:ascii="Consolas" w:eastAsia="Times New Roman" w:hAnsi="Consolas" w:cs="Times New Roman"/>
            <w:sz w:val="20"/>
            <w:szCs w:val="20"/>
            <w:lang w:val="en-IN"/>
          </w:rPr>
          <w:t>title(</w:t>
        </w:r>
        <w:proofErr w:type="gramEnd"/>
        <w:r w:rsidRPr="00740F13">
          <w:rPr>
            <w:rFonts w:ascii="Consolas" w:eastAsia="Times New Roman" w:hAnsi="Consolas" w:cs="Times New Roman"/>
            <w:color w:val="A709F5"/>
            <w:sz w:val="20"/>
            <w:szCs w:val="20"/>
            <w:lang w:val="en-IN"/>
          </w:rPr>
          <w:t>'Simple Global Thresholding'</w:t>
        </w:r>
        <w:r w:rsidRPr="00740F13">
          <w:rPr>
            <w:rFonts w:ascii="Consolas" w:eastAsia="Times New Roman" w:hAnsi="Consolas" w:cs="Times New Roman"/>
            <w:sz w:val="20"/>
            <w:szCs w:val="20"/>
            <w:lang w:val="en-IN"/>
          </w:rPr>
          <w:t>);</w:t>
        </w:r>
      </w:ins>
    </w:p>
    <w:p w14:paraId="3439220B" w14:textId="77777777" w:rsidR="00740F13" w:rsidRPr="00740F13" w:rsidRDefault="00740F13">
      <w:pPr>
        <w:spacing w:line="240" w:lineRule="auto"/>
        <w:ind w:left="1440"/>
        <w:rPr>
          <w:ins w:id="824" w:author="Prerana Kulkarni" w:date="2024-03-23T08:30:00Z" w16du:dateUtc="2024-03-23T03:00:00Z"/>
          <w:rFonts w:ascii="Consolas" w:eastAsia="Times New Roman" w:hAnsi="Consolas" w:cs="Times New Roman"/>
          <w:sz w:val="20"/>
          <w:szCs w:val="20"/>
          <w:lang w:val="en-IN"/>
        </w:rPr>
        <w:pPrChange w:id="825" w:author="Prerana Kulkarni" w:date="2024-03-23T08:31:00Z" w16du:dateUtc="2024-03-23T03:01:00Z">
          <w:pPr>
            <w:spacing w:line="240" w:lineRule="auto"/>
          </w:pPr>
        </w:pPrChange>
      </w:pPr>
    </w:p>
    <w:p w14:paraId="0EDBC3E2" w14:textId="77777777" w:rsidR="00740F13" w:rsidRPr="00740F13" w:rsidRDefault="00740F13">
      <w:pPr>
        <w:spacing w:line="240" w:lineRule="auto"/>
        <w:ind w:left="1440"/>
        <w:rPr>
          <w:ins w:id="826" w:author="Prerana Kulkarni" w:date="2024-03-23T08:30:00Z" w16du:dateUtc="2024-03-23T03:00:00Z"/>
          <w:rFonts w:ascii="Consolas" w:eastAsia="Times New Roman" w:hAnsi="Consolas" w:cs="Times New Roman"/>
          <w:sz w:val="20"/>
          <w:szCs w:val="20"/>
          <w:lang w:val="en-IN"/>
        </w:rPr>
        <w:pPrChange w:id="827" w:author="Prerana Kulkarni" w:date="2024-03-23T08:31:00Z" w16du:dateUtc="2024-03-23T03:01:00Z">
          <w:pPr>
            <w:spacing w:line="240" w:lineRule="auto"/>
          </w:pPr>
        </w:pPrChange>
      </w:pPr>
      <w:proofErr w:type="gramStart"/>
      <w:ins w:id="828" w:author="Prerana Kulkarni" w:date="2024-03-23T08:30:00Z" w16du:dateUtc="2024-03-23T03:00:00Z">
        <w:r w:rsidRPr="00740F13">
          <w:rPr>
            <w:rFonts w:ascii="Consolas" w:eastAsia="Times New Roman" w:hAnsi="Consolas" w:cs="Times New Roman"/>
            <w:sz w:val="20"/>
            <w:szCs w:val="20"/>
            <w:lang w:val="en-IN"/>
          </w:rPr>
          <w:t>subplot(</w:t>
        </w:r>
        <w:proofErr w:type="gramEnd"/>
        <w:r w:rsidRPr="00740F13">
          <w:rPr>
            <w:rFonts w:ascii="Consolas" w:eastAsia="Times New Roman" w:hAnsi="Consolas" w:cs="Times New Roman"/>
            <w:sz w:val="20"/>
            <w:szCs w:val="20"/>
            <w:lang w:val="en-IN"/>
          </w:rPr>
          <w:t>2, 3, 3);</w:t>
        </w:r>
      </w:ins>
    </w:p>
    <w:p w14:paraId="1FF67E4F" w14:textId="77777777" w:rsidR="00740F13" w:rsidRPr="00740F13" w:rsidRDefault="00740F13">
      <w:pPr>
        <w:spacing w:line="240" w:lineRule="auto"/>
        <w:ind w:left="1440"/>
        <w:rPr>
          <w:ins w:id="829" w:author="Prerana Kulkarni" w:date="2024-03-23T08:30:00Z" w16du:dateUtc="2024-03-23T03:00:00Z"/>
          <w:rFonts w:ascii="Consolas" w:eastAsia="Times New Roman" w:hAnsi="Consolas" w:cs="Times New Roman"/>
          <w:sz w:val="20"/>
          <w:szCs w:val="20"/>
          <w:lang w:val="en-IN"/>
        </w:rPr>
        <w:pPrChange w:id="830" w:author="Prerana Kulkarni" w:date="2024-03-23T08:31:00Z" w16du:dateUtc="2024-03-23T03:01:00Z">
          <w:pPr>
            <w:spacing w:line="240" w:lineRule="auto"/>
          </w:pPr>
        </w:pPrChange>
      </w:pPr>
      <w:proofErr w:type="spellStart"/>
      <w:ins w:id="831" w:author="Prerana Kulkarni" w:date="2024-03-23T08:30:00Z" w16du:dateUtc="2024-03-23T03:00:00Z">
        <w:r w:rsidRPr="00740F13">
          <w:rPr>
            <w:rFonts w:ascii="Consolas" w:eastAsia="Times New Roman" w:hAnsi="Consolas" w:cs="Times New Roman"/>
            <w:sz w:val="20"/>
            <w:szCs w:val="20"/>
            <w:lang w:val="en-IN"/>
          </w:rPr>
          <w:t>imshow</w:t>
        </w:r>
        <w:proofErr w:type="spellEnd"/>
        <w:r w:rsidRPr="00740F13">
          <w:rPr>
            <w:rFonts w:ascii="Consolas" w:eastAsia="Times New Roman" w:hAnsi="Consolas" w:cs="Times New Roman"/>
            <w:sz w:val="20"/>
            <w:szCs w:val="20"/>
            <w:lang w:val="en-IN"/>
          </w:rPr>
          <w:t>(</w:t>
        </w:r>
        <w:proofErr w:type="spellStart"/>
        <w:r w:rsidRPr="00740F13">
          <w:rPr>
            <w:rFonts w:ascii="Consolas" w:eastAsia="Times New Roman" w:hAnsi="Consolas" w:cs="Times New Roman"/>
            <w:sz w:val="20"/>
            <w:szCs w:val="20"/>
            <w:lang w:val="en-IN"/>
          </w:rPr>
          <w:t>bw_global</w:t>
        </w:r>
        <w:proofErr w:type="spellEnd"/>
        <w:r w:rsidRPr="00740F13">
          <w:rPr>
            <w:rFonts w:ascii="Consolas" w:eastAsia="Times New Roman" w:hAnsi="Consolas" w:cs="Times New Roman"/>
            <w:sz w:val="20"/>
            <w:szCs w:val="20"/>
            <w:lang w:val="en-IN"/>
          </w:rPr>
          <w:t>);</w:t>
        </w:r>
      </w:ins>
    </w:p>
    <w:p w14:paraId="4E5861EF" w14:textId="77777777" w:rsidR="00740F13" w:rsidRPr="00740F13" w:rsidRDefault="00740F13">
      <w:pPr>
        <w:spacing w:line="240" w:lineRule="auto"/>
        <w:ind w:left="1440"/>
        <w:rPr>
          <w:ins w:id="832" w:author="Prerana Kulkarni" w:date="2024-03-23T08:30:00Z" w16du:dateUtc="2024-03-23T03:00:00Z"/>
          <w:rFonts w:ascii="Consolas" w:eastAsia="Times New Roman" w:hAnsi="Consolas" w:cs="Times New Roman"/>
          <w:sz w:val="20"/>
          <w:szCs w:val="20"/>
          <w:lang w:val="en-IN"/>
        </w:rPr>
        <w:pPrChange w:id="833" w:author="Prerana Kulkarni" w:date="2024-03-23T08:31:00Z" w16du:dateUtc="2024-03-23T03:01:00Z">
          <w:pPr>
            <w:spacing w:line="240" w:lineRule="auto"/>
          </w:pPr>
        </w:pPrChange>
      </w:pPr>
      <w:proofErr w:type="gramStart"/>
      <w:ins w:id="834" w:author="Prerana Kulkarni" w:date="2024-03-23T08:30:00Z" w16du:dateUtc="2024-03-23T03:00:00Z">
        <w:r w:rsidRPr="00740F13">
          <w:rPr>
            <w:rFonts w:ascii="Consolas" w:eastAsia="Times New Roman" w:hAnsi="Consolas" w:cs="Times New Roman"/>
            <w:sz w:val="20"/>
            <w:szCs w:val="20"/>
            <w:lang w:val="en-IN"/>
          </w:rPr>
          <w:t>title(</w:t>
        </w:r>
        <w:proofErr w:type="gramEnd"/>
        <w:r w:rsidRPr="00740F13">
          <w:rPr>
            <w:rFonts w:ascii="Consolas" w:eastAsia="Times New Roman" w:hAnsi="Consolas" w:cs="Times New Roman"/>
            <w:color w:val="A709F5"/>
            <w:sz w:val="20"/>
            <w:szCs w:val="20"/>
            <w:lang w:val="en-IN"/>
          </w:rPr>
          <w:t>'Global Thresholding'</w:t>
        </w:r>
        <w:r w:rsidRPr="00740F13">
          <w:rPr>
            <w:rFonts w:ascii="Consolas" w:eastAsia="Times New Roman" w:hAnsi="Consolas" w:cs="Times New Roman"/>
            <w:sz w:val="20"/>
            <w:szCs w:val="20"/>
            <w:lang w:val="en-IN"/>
          </w:rPr>
          <w:t>);</w:t>
        </w:r>
      </w:ins>
    </w:p>
    <w:p w14:paraId="2FB1E15F" w14:textId="77777777" w:rsidR="00740F13" w:rsidRPr="00740F13" w:rsidRDefault="00740F13">
      <w:pPr>
        <w:spacing w:line="240" w:lineRule="auto"/>
        <w:ind w:left="1440"/>
        <w:rPr>
          <w:ins w:id="835" w:author="Prerana Kulkarni" w:date="2024-03-23T08:30:00Z" w16du:dateUtc="2024-03-23T03:00:00Z"/>
          <w:rFonts w:ascii="Consolas" w:eastAsia="Times New Roman" w:hAnsi="Consolas" w:cs="Times New Roman"/>
          <w:sz w:val="20"/>
          <w:szCs w:val="20"/>
          <w:lang w:val="en-IN"/>
        </w:rPr>
        <w:pPrChange w:id="836" w:author="Prerana Kulkarni" w:date="2024-03-23T08:31:00Z" w16du:dateUtc="2024-03-23T03:01:00Z">
          <w:pPr>
            <w:spacing w:line="240" w:lineRule="auto"/>
          </w:pPr>
        </w:pPrChange>
      </w:pPr>
    </w:p>
    <w:p w14:paraId="561FC14B" w14:textId="77777777" w:rsidR="00740F13" w:rsidRPr="00740F13" w:rsidRDefault="00740F13">
      <w:pPr>
        <w:spacing w:line="240" w:lineRule="auto"/>
        <w:ind w:left="1440"/>
        <w:rPr>
          <w:ins w:id="837" w:author="Prerana Kulkarni" w:date="2024-03-23T08:30:00Z" w16du:dateUtc="2024-03-23T03:00:00Z"/>
          <w:rFonts w:ascii="Consolas" w:eastAsia="Times New Roman" w:hAnsi="Consolas" w:cs="Times New Roman"/>
          <w:sz w:val="20"/>
          <w:szCs w:val="20"/>
          <w:lang w:val="en-IN"/>
        </w:rPr>
        <w:pPrChange w:id="838" w:author="Prerana Kulkarni" w:date="2024-03-23T08:31:00Z" w16du:dateUtc="2024-03-23T03:01:00Z">
          <w:pPr>
            <w:spacing w:line="240" w:lineRule="auto"/>
          </w:pPr>
        </w:pPrChange>
      </w:pPr>
      <w:proofErr w:type="gramStart"/>
      <w:ins w:id="839" w:author="Prerana Kulkarni" w:date="2024-03-23T08:30:00Z" w16du:dateUtc="2024-03-23T03:00:00Z">
        <w:r w:rsidRPr="00740F13">
          <w:rPr>
            <w:rFonts w:ascii="Consolas" w:eastAsia="Times New Roman" w:hAnsi="Consolas" w:cs="Times New Roman"/>
            <w:sz w:val="20"/>
            <w:szCs w:val="20"/>
            <w:lang w:val="en-IN"/>
          </w:rPr>
          <w:t>subplot(</w:t>
        </w:r>
        <w:proofErr w:type="gramEnd"/>
        <w:r w:rsidRPr="00740F13">
          <w:rPr>
            <w:rFonts w:ascii="Consolas" w:eastAsia="Times New Roman" w:hAnsi="Consolas" w:cs="Times New Roman"/>
            <w:sz w:val="20"/>
            <w:szCs w:val="20"/>
            <w:lang w:val="en-IN"/>
          </w:rPr>
          <w:t>2, 3, 4);</w:t>
        </w:r>
      </w:ins>
    </w:p>
    <w:p w14:paraId="1B47348A" w14:textId="77777777" w:rsidR="00740F13" w:rsidRPr="00740F13" w:rsidRDefault="00740F13">
      <w:pPr>
        <w:spacing w:line="240" w:lineRule="auto"/>
        <w:ind w:left="1440"/>
        <w:rPr>
          <w:ins w:id="840" w:author="Prerana Kulkarni" w:date="2024-03-23T08:30:00Z" w16du:dateUtc="2024-03-23T03:00:00Z"/>
          <w:rFonts w:ascii="Consolas" w:eastAsia="Times New Roman" w:hAnsi="Consolas" w:cs="Times New Roman"/>
          <w:sz w:val="20"/>
          <w:szCs w:val="20"/>
          <w:lang w:val="en-IN"/>
        </w:rPr>
        <w:pPrChange w:id="841" w:author="Prerana Kulkarni" w:date="2024-03-23T08:31:00Z" w16du:dateUtc="2024-03-23T03:01:00Z">
          <w:pPr>
            <w:spacing w:line="240" w:lineRule="auto"/>
          </w:pPr>
        </w:pPrChange>
      </w:pPr>
      <w:proofErr w:type="spellStart"/>
      <w:ins w:id="842" w:author="Prerana Kulkarni" w:date="2024-03-23T08:30:00Z" w16du:dateUtc="2024-03-23T03:00:00Z">
        <w:r w:rsidRPr="00740F13">
          <w:rPr>
            <w:rFonts w:ascii="Consolas" w:eastAsia="Times New Roman" w:hAnsi="Consolas" w:cs="Times New Roman"/>
            <w:sz w:val="20"/>
            <w:szCs w:val="20"/>
            <w:lang w:val="en-IN"/>
          </w:rPr>
          <w:t>imshow</w:t>
        </w:r>
        <w:proofErr w:type="spellEnd"/>
        <w:r w:rsidRPr="00740F13">
          <w:rPr>
            <w:rFonts w:ascii="Consolas" w:eastAsia="Times New Roman" w:hAnsi="Consolas" w:cs="Times New Roman"/>
            <w:sz w:val="20"/>
            <w:szCs w:val="20"/>
            <w:lang w:val="en-IN"/>
          </w:rPr>
          <w:t>(</w:t>
        </w:r>
        <w:proofErr w:type="spellStart"/>
        <w:r w:rsidRPr="00740F13">
          <w:rPr>
            <w:rFonts w:ascii="Consolas" w:eastAsia="Times New Roman" w:hAnsi="Consolas" w:cs="Times New Roman"/>
            <w:sz w:val="20"/>
            <w:szCs w:val="20"/>
            <w:lang w:val="en-IN"/>
          </w:rPr>
          <w:t>bw_otsu</w:t>
        </w:r>
        <w:proofErr w:type="spellEnd"/>
        <w:r w:rsidRPr="00740F13">
          <w:rPr>
            <w:rFonts w:ascii="Consolas" w:eastAsia="Times New Roman" w:hAnsi="Consolas" w:cs="Times New Roman"/>
            <w:sz w:val="20"/>
            <w:szCs w:val="20"/>
            <w:lang w:val="en-IN"/>
          </w:rPr>
          <w:t>);</w:t>
        </w:r>
      </w:ins>
    </w:p>
    <w:p w14:paraId="15B740E4" w14:textId="77777777" w:rsidR="00740F13" w:rsidRPr="00740F13" w:rsidRDefault="00740F13">
      <w:pPr>
        <w:spacing w:line="240" w:lineRule="auto"/>
        <w:ind w:left="1440"/>
        <w:rPr>
          <w:ins w:id="843" w:author="Prerana Kulkarni" w:date="2024-03-23T08:30:00Z" w16du:dateUtc="2024-03-23T03:00:00Z"/>
          <w:rFonts w:ascii="Consolas" w:eastAsia="Times New Roman" w:hAnsi="Consolas" w:cs="Times New Roman"/>
          <w:sz w:val="20"/>
          <w:szCs w:val="20"/>
          <w:lang w:val="en-IN"/>
        </w:rPr>
        <w:pPrChange w:id="844" w:author="Prerana Kulkarni" w:date="2024-03-23T08:31:00Z" w16du:dateUtc="2024-03-23T03:01:00Z">
          <w:pPr>
            <w:spacing w:line="240" w:lineRule="auto"/>
          </w:pPr>
        </w:pPrChange>
      </w:pPr>
      <w:proofErr w:type="gramStart"/>
      <w:ins w:id="845" w:author="Prerana Kulkarni" w:date="2024-03-23T08:30:00Z" w16du:dateUtc="2024-03-23T03:00:00Z">
        <w:r w:rsidRPr="00740F13">
          <w:rPr>
            <w:rFonts w:ascii="Consolas" w:eastAsia="Times New Roman" w:hAnsi="Consolas" w:cs="Times New Roman"/>
            <w:sz w:val="20"/>
            <w:szCs w:val="20"/>
            <w:lang w:val="en-IN"/>
          </w:rPr>
          <w:t>title(</w:t>
        </w:r>
        <w:proofErr w:type="gramEnd"/>
        <w:r w:rsidRPr="00740F13">
          <w:rPr>
            <w:rFonts w:ascii="Consolas" w:eastAsia="Times New Roman" w:hAnsi="Consolas" w:cs="Times New Roman"/>
            <w:color w:val="A709F5"/>
            <w:sz w:val="20"/>
            <w:szCs w:val="20"/>
            <w:lang w:val="en-IN"/>
          </w:rPr>
          <w:t>'</w:t>
        </w:r>
        <w:proofErr w:type="spellStart"/>
        <w:r w:rsidRPr="00740F13">
          <w:rPr>
            <w:rFonts w:ascii="Consolas" w:eastAsia="Times New Roman" w:hAnsi="Consolas" w:cs="Times New Roman"/>
            <w:color w:val="A709F5"/>
            <w:sz w:val="20"/>
            <w:szCs w:val="20"/>
            <w:lang w:val="en-IN"/>
          </w:rPr>
          <w:t>Otsu''s</w:t>
        </w:r>
        <w:proofErr w:type="spellEnd"/>
        <w:r w:rsidRPr="00740F13">
          <w:rPr>
            <w:rFonts w:ascii="Consolas" w:eastAsia="Times New Roman" w:hAnsi="Consolas" w:cs="Times New Roman"/>
            <w:color w:val="A709F5"/>
            <w:sz w:val="20"/>
            <w:szCs w:val="20"/>
            <w:lang w:val="en-IN"/>
          </w:rPr>
          <w:t xml:space="preserve"> Method'</w:t>
        </w:r>
        <w:r w:rsidRPr="00740F13">
          <w:rPr>
            <w:rFonts w:ascii="Consolas" w:eastAsia="Times New Roman" w:hAnsi="Consolas" w:cs="Times New Roman"/>
            <w:sz w:val="20"/>
            <w:szCs w:val="20"/>
            <w:lang w:val="en-IN"/>
          </w:rPr>
          <w:t>);</w:t>
        </w:r>
      </w:ins>
    </w:p>
    <w:p w14:paraId="32412B7E" w14:textId="77777777" w:rsidR="00740F13" w:rsidRPr="00740F13" w:rsidRDefault="00740F13">
      <w:pPr>
        <w:spacing w:line="240" w:lineRule="auto"/>
        <w:ind w:left="1440"/>
        <w:rPr>
          <w:ins w:id="846" w:author="Prerana Kulkarni" w:date="2024-03-23T08:30:00Z" w16du:dateUtc="2024-03-23T03:00:00Z"/>
          <w:rFonts w:ascii="Consolas" w:eastAsia="Times New Roman" w:hAnsi="Consolas" w:cs="Times New Roman"/>
          <w:sz w:val="20"/>
          <w:szCs w:val="20"/>
          <w:lang w:val="en-IN"/>
        </w:rPr>
        <w:pPrChange w:id="847" w:author="Prerana Kulkarni" w:date="2024-03-23T08:31:00Z" w16du:dateUtc="2024-03-23T03:01:00Z">
          <w:pPr>
            <w:spacing w:line="240" w:lineRule="auto"/>
          </w:pPr>
        </w:pPrChange>
      </w:pPr>
    </w:p>
    <w:p w14:paraId="092E5140" w14:textId="77777777" w:rsidR="00740F13" w:rsidRPr="00740F13" w:rsidRDefault="00740F13">
      <w:pPr>
        <w:spacing w:line="240" w:lineRule="auto"/>
        <w:ind w:left="1440"/>
        <w:rPr>
          <w:ins w:id="848" w:author="Prerana Kulkarni" w:date="2024-03-23T08:30:00Z" w16du:dateUtc="2024-03-23T03:00:00Z"/>
          <w:rFonts w:ascii="Consolas" w:eastAsia="Times New Roman" w:hAnsi="Consolas" w:cs="Times New Roman"/>
          <w:sz w:val="20"/>
          <w:szCs w:val="20"/>
          <w:lang w:val="en-IN"/>
        </w:rPr>
        <w:pPrChange w:id="849" w:author="Prerana Kulkarni" w:date="2024-03-23T08:31:00Z" w16du:dateUtc="2024-03-23T03:01:00Z">
          <w:pPr>
            <w:spacing w:line="240" w:lineRule="auto"/>
          </w:pPr>
        </w:pPrChange>
      </w:pPr>
      <w:proofErr w:type="gramStart"/>
      <w:ins w:id="850" w:author="Prerana Kulkarni" w:date="2024-03-23T08:30:00Z" w16du:dateUtc="2024-03-23T03:00:00Z">
        <w:r w:rsidRPr="00740F13">
          <w:rPr>
            <w:rFonts w:ascii="Consolas" w:eastAsia="Times New Roman" w:hAnsi="Consolas" w:cs="Times New Roman"/>
            <w:sz w:val="20"/>
            <w:szCs w:val="20"/>
            <w:lang w:val="en-IN"/>
          </w:rPr>
          <w:t>subplot(</w:t>
        </w:r>
        <w:proofErr w:type="gramEnd"/>
        <w:r w:rsidRPr="00740F13">
          <w:rPr>
            <w:rFonts w:ascii="Consolas" w:eastAsia="Times New Roman" w:hAnsi="Consolas" w:cs="Times New Roman"/>
            <w:sz w:val="20"/>
            <w:szCs w:val="20"/>
            <w:lang w:val="en-IN"/>
          </w:rPr>
          <w:t>2, 3, 5);</w:t>
        </w:r>
      </w:ins>
    </w:p>
    <w:p w14:paraId="50EFBADF" w14:textId="77777777" w:rsidR="00740F13" w:rsidRPr="00740F13" w:rsidRDefault="00740F13">
      <w:pPr>
        <w:spacing w:line="240" w:lineRule="auto"/>
        <w:ind w:left="1440"/>
        <w:rPr>
          <w:ins w:id="851" w:author="Prerana Kulkarni" w:date="2024-03-23T08:30:00Z" w16du:dateUtc="2024-03-23T03:00:00Z"/>
          <w:rFonts w:ascii="Consolas" w:eastAsia="Times New Roman" w:hAnsi="Consolas" w:cs="Times New Roman"/>
          <w:sz w:val="20"/>
          <w:szCs w:val="20"/>
          <w:lang w:val="en-IN"/>
        </w:rPr>
        <w:pPrChange w:id="852" w:author="Prerana Kulkarni" w:date="2024-03-23T08:31:00Z" w16du:dateUtc="2024-03-23T03:01:00Z">
          <w:pPr>
            <w:spacing w:line="240" w:lineRule="auto"/>
          </w:pPr>
        </w:pPrChange>
      </w:pPr>
      <w:proofErr w:type="spellStart"/>
      <w:proofErr w:type="gramStart"/>
      <w:ins w:id="853" w:author="Prerana Kulkarni" w:date="2024-03-23T08:30:00Z" w16du:dateUtc="2024-03-23T03:00:00Z">
        <w:r w:rsidRPr="00740F13">
          <w:rPr>
            <w:rFonts w:ascii="Consolas" w:eastAsia="Times New Roman" w:hAnsi="Consolas" w:cs="Times New Roman"/>
            <w:sz w:val="20"/>
            <w:szCs w:val="20"/>
            <w:lang w:val="en-IN"/>
          </w:rPr>
          <w:t>imshow</w:t>
        </w:r>
        <w:proofErr w:type="spellEnd"/>
        <w:r w:rsidRPr="00740F13">
          <w:rPr>
            <w:rFonts w:ascii="Consolas" w:eastAsia="Times New Roman" w:hAnsi="Consolas" w:cs="Times New Roman"/>
            <w:sz w:val="20"/>
            <w:szCs w:val="20"/>
            <w:lang w:val="en-IN"/>
          </w:rPr>
          <w:t>(</w:t>
        </w:r>
        <w:proofErr w:type="spellStart"/>
        <w:proofErr w:type="gramEnd"/>
        <w:r w:rsidRPr="00740F13">
          <w:rPr>
            <w:rFonts w:ascii="Consolas" w:eastAsia="Times New Roman" w:hAnsi="Consolas" w:cs="Times New Roman"/>
            <w:sz w:val="20"/>
            <w:szCs w:val="20"/>
            <w:lang w:val="en-IN"/>
          </w:rPr>
          <w:t>binaryImage</w:t>
        </w:r>
        <w:proofErr w:type="spellEnd"/>
        <w:r w:rsidRPr="00740F13">
          <w:rPr>
            <w:rFonts w:ascii="Consolas" w:eastAsia="Times New Roman" w:hAnsi="Consolas" w:cs="Times New Roman"/>
            <w:sz w:val="20"/>
            <w:szCs w:val="20"/>
            <w:lang w:val="en-IN"/>
          </w:rPr>
          <w:t>, []);</w:t>
        </w:r>
      </w:ins>
    </w:p>
    <w:p w14:paraId="17E0E6D0" w14:textId="77777777" w:rsidR="00740F13" w:rsidRPr="00740F13" w:rsidRDefault="00740F13">
      <w:pPr>
        <w:spacing w:line="240" w:lineRule="auto"/>
        <w:ind w:left="1440"/>
        <w:rPr>
          <w:ins w:id="854" w:author="Prerana Kulkarni" w:date="2024-03-23T08:30:00Z" w16du:dateUtc="2024-03-23T03:00:00Z"/>
          <w:rFonts w:ascii="Consolas" w:eastAsia="Times New Roman" w:hAnsi="Consolas" w:cs="Times New Roman"/>
          <w:sz w:val="20"/>
          <w:szCs w:val="20"/>
          <w:lang w:val="en-IN"/>
        </w:rPr>
        <w:pPrChange w:id="855" w:author="Prerana Kulkarni" w:date="2024-03-23T08:31:00Z" w16du:dateUtc="2024-03-23T03:01:00Z">
          <w:pPr>
            <w:spacing w:line="240" w:lineRule="auto"/>
          </w:pPr>
        </w:pPrChange>
      </w:pPr>
      <w:proofErr w:type="gramStart"/>
      <w:ins w:id="856" w:author="Prerana Kulkarni" w:date="2024-03-23T08:30:00Z" w16du:dateUtc="2024-03-23T03:00:00Z">
        <w:r w:rsidRPr="00740F13">
          <w:rPr>
            <w:rFonts w:ascii="Consolas" w:eastAsia="Times New Roman" w:hAnsi="Consolas" w:cs="Times New Roman"/>
            <w:sz w:val="20"/>
            <w:szCs w:val="20"/>
            <w:lang w:val="en-IN"/>
          </w:rPr>
          <w:t>title(</w:t>
        </w:r>
        <w:proofErr w:type="gramEnd"/>
        <w:r w:rsidRPr="00740F13">
          <w:rPr>
            <w:rFonts w:ascii="Consolas" w:eastAsia="Times New Roman" w:hAnsi="Consolas" w:cs="Times New Roman"/>
            <w:color w:val="A709F5"/>
            <w:sz w:val="20"/>
            <w:szCs w:val="20"/>
            <w:lang w:val="en-IN"/>
          </w:rPr>
          <w:t>'Multiple Thresholding'</w:t>
        </w:r>
        <w:r w:rsidRPr="00740F13">
          <w:rPr>
            <w:rFonts w:ascii="Consolas" w:eastAsia="Times New Roman" w:hAnsi="Consolas" w:cs="Times New Roman"/>
            <w:sz w:val="20"/>
            <w:szCs w:val="20"/>
            <w:lang w:val="en-IN"/>
          </w:rPr>
          <w:t>);</w:t>
        </w:r>
      </w:ins>
    </w:p>
    <w:p w14:paraId="2A037F53" w14:textId="77777777" w:rsidR="00740F13" w:rsidRPr="00740F13" w:rsidRDefault="00740F13">
      <w:pPr>
        <w:spacing w:line="240" w:lineRule="auto"/>
        <w:ind w:left="1440"/>
        <w:rPr>
          <w:ins w:id="857" w:author="Prerana Kulkarni" w:date="2024-03-23T08:30:00Z" w16du:dateUtc="2024-03-23T03:00:00Z"/>
          <w:rFonts w:ascii="Consolas" w:eastAsia="Times New Roman" w:hAnsi="Consolas" w:cs="Times New Roman"/>
          <w:sz w:val="20"/>
          <w:szCs w:val="20"/>
          <w:lang w:val="en-IN"/>
        </w:rPr>
        <w:pPrChange w:id="858" w:author="Prerana Kulkarni" w:date="2024-03-23T08:31:00Z" w16du:dateUtc="2024-03-23T03:01:00Z">
          <w:pPr>
            <w:spacing w:line="240" w:lineRule="auto"/>
          </w:pPr>
        </w:pPrChange>
      </w:pPr>
    </w:p>
    <w:p w14:paraId="63384ABF" w14:textId="77777777" w:rsidR="00740F13" w:rsidRPr="00740F13" w:rsidRDefault="00740F13">
      <w:pPr>
        <w:spacing w:line="240" w:lineRule="auto"/>
        <w:ind w:left="1440"/>
        <w:rPr>
          <w:ins w:id="859" w:author="Prerana Kulkarni" w:date="2024-03-23T08:30:00Z" w16du:dateUtc="2024-03-23T03:00:00Z"/>
          <w:rFonts w:ascii="Consolas" w:eastAsia="Times New Roman" w:hAnsi="Consolas" w:cs="Times New Roman"/>
          <w:sz w:val="20"/>
          <w:szCs w:val="20"/>
          <w:lang w:val="en-IN"/>
        </w:rPr>
        <w:pPrChange w:id="860" w:author="Prerana Kulkarni" w:date="2024-03-23T08:31:00Z" w16du:dateUtc="2024-03-23T03:01:00Z">
          <w:pPr>
            <w:spacing w:line="240" w:lineRule="auto"/>
          </w:pPr>
        </w:pPrChange>
      </w:pPr>
      <w:proofErr w:type="gramStart"/>
      <w:ins w:id="861" w:author="Prerana Kulkarni" w:date="2024-03-23T08:30:00Z" w16du:dateUtc="2024-03-23T03:00:00Z">
        <w:r w:rsidRPr="00740F13">
          <w:rPr>
            <w:rFonts w:ascii="Consolas" w:eastAsia="Times New Roman" w:hAnsi="Consolas" w:cs="Times New Roman"/>
            <w:sz w:val="20"/>
            <w:szCs w:val="20"/>
            <w:lang w:val="en-IN"/>
          </w:rPr>
          <w:t>subplot(</w:t>
        </w:r>
        <w:proofErr w:type="gramEnd"/>
        <w:r w:rsidRPr="00740F13">
          <w:rPr>
            <w:rFonts w:ascii="Consolas" w:eastAsia="Times New Roman" w:hAnsi="Consolas" w:cs="Times New Roman"/>
            <w:sz w:val="20"/>
            <w:szCs w:val="20"/>
            <w:lang w:val="en-IN"/>
          </w:rPr>
          <w:t>2, 3, 6);</w:t>
        </w:r>
      </w:ins>
    </w:p>
    <w:p w14:paraId="0198790D" w14:textId="77777777" w:rsidR="00740F13" w:rsidRPr="00740F13" w:rsidRDefault="00740F13">
      <w:pPr>
        <w:spacing w:line="240" w:lineRule="auto"/>
        <w:ind w:left="1440"/>
        <w:rPr>
          <w:ins w:id="862" w:author="Prerana Kulkarni" w:date="2024-03-23T08:30:00Z" w16du:dateUtc="2024-03-23T03:00:00Z"/>
          <w:rFonts w:ascii="Consolas" w:eastAsia="Times New Roman" w:hAnsi="Consolas" w:cs="Times New Roman"/>
          <w:sz w:val="20"/>
          <w:szCs w:val="20"/>
          <w:lang w:val="en-IN"/>
        </w:rPr>
        <w:pPrChange w:id="863" w:author="Prerana Kulkarni" w:date="2024-03-23T08:31:00Z" w16du:dateUtc="2024-03-23T03:01:00Z">
          <w:pPr>
            <w:spacing w:line="240" w:lineRule="auto"/>
          </w:pPr>
        </w:pPrChange>
      </w:pPr>
      <w:proofErr w:type="spellStart"/>
      <w:ins w:id="864" w:author="Prerana Kulkarni" w:date="2024-03-23T08:30:00Z" w16du:dateUtc="2024-03-23T03:00:00Z">
        <w:r w:rsidRPr="00740F13">
          <w:rPr>
            <w:rFonts w:ascii="Consolas" w:eastAsia="Times New Roman" w:hAnsi="Consolas" w:cs="Times New Roman"/>
            <w:sz w:val="20"/>
            <w:szCs w:val="20"/>
            <w:lang w:val="en-IN"/>
          </w:rPr>
          <w:t>imshow</w:t>
        </w:r>
        <w:proofErr w:type="spellEnd"/>
        <w:r w:rsidRPr="00740F13">
          <w:rPr>
            <w:rFonts w:ascii="Consolas" w:eastAsia="Times New Roman" w:hAnsi="Consolas" w:cs="Times New Roman"/>
            <w:sz w:val="20"/>
            <w:szCs w:val="20"/>
            <w:lang w:val="en-IN"/>
          </w:rPr>
          <w:t>(</w:t>
        </w:r>
        <w:proofErr w:type="spellStart"/>
        <w:r w:rsidRPr="00740F13">
          <w:rPr>
            <w:rFonts w:ascii="Consolas" w:eastAsia="Times New Roman" w:hAnsi="Consolas" w:cs="Times New Roman"/>
            <w:sz w:val="20"/>
            <w:szCs w:val="20"/>
            <w:lang w:val="en-IN"/>
          </w:rPr>
          <w:t>bw_edge_guided</w:t>
        </w:r>
        <w:proofErr w:type="spellEnd"/>
        <w:r w:rsidRPr="00740F13">
          <w:rPr>
            <w:rFonts w:ascii="Consolas" w:eastAsia="Times New Roman" w:hAnsi="Consolas" w:cs="Times New Roman"/>
            <w:sz w:val="20"/>
            <w:szCs w:val="20"/>
            <w:lang w:val="en-IN"/>
          </w:rPr>
          <w:t>);</w:t>
        </w:r>
      </w:ins>
    </w:p>
    <w:p w14:paraId="51689E45" w14:textId="77777777" w:rsidR="00740F13" w:rsidRPr="00740F13" w:rsidRDefault="00740F13">
      <w:pPr>
        <w:spacing w:line="240" w:lineRule="auto"/>
        <w:ind w:left="1440"/>
        <w:rPr>
          <w:ins w:id="865" w:author="Prerana Kulkarni" w:date="2024-03-23T08:30:00Z" w16du:dateUtc="2024-03-23T03:00:00Z"/>
          <w:rFonts w:ascii="Consolas" w:eastAsia="Times New Roman" w:hAnsi="Consolas" w:cs="Times New Roman"/>
          <w:sz w:val="20"/>
          <w:szCs w:val="20"/>
          <w:lang w:val="en-IN"/>
        </w:rPr>
        <w:pPrChange w:id="866" w:author="Prerana Kulkarni" w:date="2024-03-23T08:31:00Z" w16du:dateUtc="2024-03-23T03:01:00Z">
          <w:pPr>
            <w:spacing w:line="240" w:lineRule="auto"/>
          </w:pPr>
        </w:pPrChange>
      </w:pPr>
      <w:proofErr w:type="gramStart"/>
      <w:ins w:id="867" w:author="Prerana Kulkarni" w:date="2024-03-23T08:30:00Z" w16du:dateUtc="2024-03-23T03:00:00Z">
        <w:r w:rsidRPr="00740F13">
          <w:rPr>
            <w:rFonts w:ascii="Consolas" w:eastAsia="Times New Roman" w:hAnsi="Consolas" w:cs="Times New Roman"/>
            <w:sz w:val="20"/>
            <w:szCs w:val="20"/>
            <w:lang w:val="en-IN"/>
          </w:rPr>
          <w:t>title(</w:t>
        </w:r>
        <w:proofErr w:type="gramEnd"/>
        <w:r w:rsidRPr="00740F13">
          <w:rPr>
            <w:rFonts w:ascii="Consolas" w:eastAsia="Times New Roman" w:hAnsi="Consolas" w:cs="Times New Roman"/>
            <w:color w:val="A709F5"/>
            <w:sz w:val="20"/>
            <w:szCs w:val="20"/>
            <w:lang w:val="en-IN"/>
          </w:rPr>
          <w:t>'Edge-guided Thresholding'</w:t>
        </w:r>
        <w:r w:rsidRPr="00740F13">
          <w:rPr>
            <w:rFonts w:ascii="Consolas" w:eastAsia="Times New Roman" w:hAnsi="Consolas" w:cs="Times New Roman"/>
            <w:sz w:val="20"/>
            <w:szCs w:val="20"/>
            <w:lang w:val="en-IN"/>
          </w:rPr>
          <w:t>);</w:t>
        </w:r>
      </w:ins>
    </w:p>
    <w:p w14:paraId="0A120C94" w14:textId="77777777" w:rsidR="00740F13" w:rsidRDefault="00740F13" w:rsidP="00BF4ACA">
      <w:pPr>
        <w:rPr>
          <w:ins w:id="868" w:author="Prerana Kulkarni" w:date="2024-03-23T08:38:00Z" w16du:dateUtc="2024-03-23T03:08:00Z"/>
        </w:rPr>
      </w:pPr>
    </w:p>
    <w:p w14:paraId="38E86955" w14:textId="77777777" w:rsidR="0092059D" w:rsidRDefault="0092059D" w:rsidP="00BF4ACA">
      <w:pPr>
        <w:rPr>
          <w:ins w:id="869" w:author="Prerana Kulkarni" w:date="2024-03-23T08:30:00Z" w16du:dateUtc="2024-03-23T03:00:00Z"/>
        </w:rPr>
      </w:pPr>
    </w:p>
    <w:p w14:paraId="51700C31" w14:textId="02C2E684" w:rsidR="00BF4ACA" w:rsidRDefault="00BF4ACA">
      <w:pPr>
        <w:rPr>
          <w:ins w:id="870" w:author="Prerana Kulkarni" w:date="2024-03-23T00:06:00Z" w16du:dateUtc="2024-03-22T18:36:00Z"/>
        </w:rPr>
        <w:pPrChange w:id="871" w:author="Prerana Kulkarni" w:date="2024-03-23T08:28:00Z" w16du:dateUtc="2024-03-23T02:58:00Z">
          <w:pPr>
            <w:numPr>
              <w:ilvl w:val="1"/>
              <w:numId w:val="1"/>
            </w:numPr>
            <w:ind w:left="1440" w:hanging="360"/>
          </w:pPr>
        </w:pPrChange>
      </w:pPr>
      <w:ins w:id="872" w:author="Prerana Kulkarni" w:date="2024-03-23T08:28:00Z" w16du:dateUtc="2024-03-23T02:58:00Z">
        <w:r w:rsidRPr="00BF4ACA">
          <w:rPr>
            <w:noProof/>
          </w:rPr>
          <w:lastRenderedPageBreak/>
          <w:drawing>
            <wp:inline distT="0" distB="0" distL="0" distR="0" wp14:anchorId="6BFD292A" wp14:editId="0416293F">
              <wp:extent cx="5943600" cy="3385820"/>
              <wp:effectExtent l="0" t="0" r="0" b="5080"/>
              <wp:docPr id="163417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74440" name=""/>
                      <pic:cNvPicPr/>
                    </pic:nvPicPr>
                    <pic:blipFill>
                      <a:blip r:embed="rId32"/>
                      <a:stretch>
                        <a:fillRect/>
                      </a:stretch>
                    </pic:blipFill>
                    <pic:spPr>
                      <a:xfrm>
                        <a:off x="0" y="0"/>
                        <a:ext cx="5943600" cy="3385820"/>
                      </a:xfrm>
                      <a:prstGeom prst="rect">
                        <a:avLst/>
                      </a:prstGeom>
                    </pic:spPr>
                  </pic:pic>
                </a:graphicData>
              </a:graphic>
            </wp:inline>
          </w:drawing>
        </w:r>
      </w:ins>
    </w:p>
    <w:p w14:paraId="37FEDB3A" w14:textId="77777777" w:rsidR="00E8635D" w:rsidRDefault="00E8635D" w:rsidP="00D5496E">
      <w:pPr>
        <w:rPr>
          <w:ins w:id="873" w:author="Prerana Kulkarni" w:date="2024-03-23T08:38:00Z" w16du:dateUtc="2024-03-23T03:08:00Z"/>
        </w:rPr>
      </w:pPr>
    </w:p>
    <w:p w14:paraId="334297D1" w14:textId="77777777" w:rsidR="00C109AF" w:rsidRDefault="00C109AF" w:rsidP="00D5496E">
      <w:pPr>
        <w:rPr>
          <w:ins w:id="874" w:author="Prerana Kulkarni" w:date="2024-03-23T00:06:00Z" w16du:dateUtc="2024-03-22T18:36:00Z"/>
        </w:rPr>
      </w:pPr>
    </w:p>
    <w:p w14:paraId="3C23B416" w14:textId="77777777" w:rsidR="00D5496E" w:rsidRDefault="00D5496E">
      <w:pPr>
        <w:pPrChange w:id="875" w:author="Prerana Kulkarni" w:date="2024-03-23T00:06:00Z" w16du:dateUtc="2024-03-22T18:36:00Z">
          <w:pPr>
            <w:numPr>
              <w:ilvl w:val="1"/>
              <w:numId w:val="1"/>
            </w:numPr>
            <w:ind w:left="1440" w:hanging="360"/>
          </w:pPr>
        </w:pPrChange>
      </w:pPr>
    </w:p>
    <w:p w14:paraId="2E93BBAF" w14:textId="77777777" w:rsidR="001D3F63" w:rsidRPr="00660B31" w:rsidRDefault="003E0CE5">
      <w:pPr>
        <w:numPr>
          <w:ilvl w:val="0"/>
          <w:numId w:val="1"/>
        </w:numPr>
        <w:rPr>
          <w:b/>
          <w:bCs/>
          <w:highlight w:val="cyan"/>
          <w:rPrChange w:id="876" w:author="Prerana Kulkarni" w:date="2024-03-23T00:05:00Z" w16du:dateUtc="2024-03-22T18:35:00Z">
            <w:rPr/>
          </w:rPrChange>
        </w:rPr>
      </w:pPr>
      <w:r w:rsidRPr="00660B31">
        <w:rPr>
          <w:b/>
          <w:bCs/>
          <w:highlight w:val="cyan"/>
          <w:rPrChange w:id="877" w:author="Prerana Kulkarni" w:date="2024-03-23T00:05:00Z" w16du:dateUtc="2024-03-22T18:35:00Z">
            <w:rPr/>
          </w:rPrChange>
        </w:rPr>
        <w:t>Perform K-means clustering segmentation on the butterfly.png.</w:t>
      </w:r>
    </w:p>
    <w:p w14:paraId="2E93BBB0" w14:textId="77777777" w:rsidR="001D3F63" w:rsidRDefault="003E0CE5">
      <w:pPr>
        <w:numPr>
          <w:ilvl w:val="1"/>
          <w:numId w:val="1"/>
        </w:numPr>
      </w:pPr>
      <w:r>
        <w:t>Put the value of k=3.</w:t>
      </w:r>
    </w:p>
    <w:p w14:paraId="2E93BBB1" w14:textId="77777777" w:rsidR="001D3F63" w:rsidRDefault="003E0CE5">
      <w:pPr>
        <w:numPr>
          <w:ilvl w:val="1"/>
          <w:numId w:val="1"/>
        </w:numPr>
      </w:pPr>
      <w:r>
        <w:t>Put the value of k=6.</w:t>
      </w:r>
    </w:p>
    <w:p w14:paraId="2E93BBB2" w14:textId="77777777" w:rsidR="001D3F63" w:rsidRDefault="003E0CE5">
      <w:pPr>
        <w:numPr>
          <w:ilvl w:val="1"/>
          <w:numId w:val="1"/>
        </w:numPr>
        <w:rPr>
          <w:ins w:id="878" w:author="Prerana Kulkarni" w:date="2024-03-23T08:42:00Z" w16du:dateUtc="2024-03-23T03:12:00Z"/>
        </w:rPr>
      </w:pPr>
      <w:r>
        <w:t>Observe and report the differences.</w:t>
      </w:r>
    </w:p>
    <w:p w14:paraId="549BFE7F" w14:textId="77777777" w:rsidR="00D86DBF" w:rsidRDefault="00D86DBF" w:rsidP="00D86DBF">
      <w:pPr>
        <w:rPr>
          <w:ins w:id="879" w:author="Prerana Kulkarni" w:date="2024-03-23T08:42:00Z" w16du:dateUtc="2024-03-23T03:12:00Z"/>
        </w:rPr>
      </w:pPr>
    </w:p>
    <w:p w14:paraId="5C8FF26E" w14:textId="77777777" w:rsidR="00874F26" w:rsidRPr="00874F26" w:rsidRDefault="00874F26">
      <w:pPr>
        <w:spacing w:line="240" w:lineRule="auto"/>
        <w:ind w:left="1080"/>
        <w:rPr>
          <w:ins w:id="880" w:author="Prerana Kulkarni" w:date="2024-03-23T08:43:00Z" w16du:dateUtc="2024-03-23T03:13:00Z"/>
          <w:rFonts w:ascii="Consolas" w:eastAsia="Times New Roman" w:hAnsi="Consolas" w:cs="Times New Roman"/>
          <w:sz w:val="20"/>
          <w:szCs w:val="20"/>
          <w:lang w:val="en-IN"/>
        </w:rPr>
        <w:pPrChange w:id="881" w:author="Prerana Kulkarni" w:date="2024-03-23T08:43:00Z" w16du:dateUtc="2024-03-23T03:13:00Z">
          <w:pPr>
            <w:spacing w:line="240" w:lineRule="auto"/>
          </w:pPr>
        </w:pPrChange>
      </w:pPr>
      <w:ins w:id="882" w:author="Prerana Kulkarni" w:date="2024-03-23T08:43:00Z" w16du:dateUtc="2024-03-23T03:13:00Z">
        <w:r w:rsidRPr="00874F26">
          <w:rPr>
            <w:rFonts w:ascii="Consolas" w:eastAsia="Times New Roman" w:hAnsi="Consolas" w:cs="Times New Roman"/>
            <w:color w:val="008013"/>
            <w:sz w:val="20"/>
            <w:szCs w:val="20"/>
            <w:lang w:val="en-IN"/>
          </w:rPr>
          <w:t>% Read the original image</w:t>
        </w:r>
      </w:ins>
    </w:p>
    <w:p w14:paraId="195443A0" w14:textId="77777777" w:rsidR="00874F26" w:rsidRPr="00874F26" w:rsidRDefault="00874F26">
      <w:pPr>
        <w:spacing w:line="240" w:lineRule="auto"/>
        <w:ind w:left="1080"/>
        <w:rPr>
          <w:ins w:id="883" w:author="Prerana Kulkarni" w:date="2024-03-23T08:43:00Z" w16du:dateUtc="2024-03-23T03:13:00Z"/>
          <w:rFonts w:ascii="Consolas" w:eastAsia="Times New Roman" w:hAnsi="Consolas" w:cs="Times New Roman"/>
          <w:sz w:val="20"/>
          <w:szCs w:val="20"/>
          <w:lang w:val="en-IN"/>
        </w:rPr>
        <w:pPrChange w:id="884" w:author="Prerana Kulkarni" w:date="2024-03-23T08:43:00Z" w16du:dateUtc="2024-03-23T03:13:00Z">
          <w:pPr>
            <w:spacing w:line="240" w:lineRule="auto"/>
          </w:pPr>
        </w:pPrChange>
      </w:pPr>
      <w:ins w:id="885" w:author="Prerana Kulkarni" w:date="2024-03-23T08:43:00Z" w16du:dateUtc="2024-03-23T03:13:00Z">
        <w:r w:rsidRPr="00874F26">
          <w:rPr>
            <w:rFonts w:ascii="Consolas" w:eastAsia="Times New Roman" w:hAnsi="Consolas" w:cs="Times New Roman"/>
            <w:sz w:val="20"/>
            <w:szCs w:val="20"/>
            <w:lang w:val="en-IN"/>
          </w:rPr>
          <w:t xml:space="preserve">butterfly = </w:t>
        </w:r>
        <w:proofErr w:type="spellStart"/>
        <w:r w:rsidRPr="00874F26">
          <w:rPr>
            <w:rFonts w:ascii="Consolas" w:eastAsia="Times New Roman" w:hAnsi="Consolas" w:cs="Times New Roman"/>
            <w:sz w:val="20"/>
            <w:szCs w:val="20"/>
            <w:lang w:val="en-IN"/>
          </w:rPr>
          <w:t>imread</w:t>
        </w:r>
        <w:proofErr w:type="spellEnd"/>
        <w:r w:rsidRPr="00874F26">
          <w:rPr>
            <w:rFonts w:ascii="Consolas" w:eastAsia="Times New Roman" w:hAnsi="Consolas" w:cs="Times New Roman"/>
            <w:sz w:val="20"/>
            <w:szCs w:val="20"/>
            <w:lang w:val="en-IN"/>
          </w:rPr>
          <w:t>(</w:t>
        </w:r>
        <w:r w:rsidRPr="00874F26">
          <w:rPr>
            <w:rFonts w:ascii="Consolas" w:eastAsia="Times New Roman" w:hAnsi="Consolas" w:cs="Times New Roman"/>
            <w:color w:val="A709F5"/>
            <w:sz w:val="20"/>
            <w:szCs w:val="20"/>
            <w:lang w:val="en-IN"/>
          </w:rPr>
          <w:t>'butterfly.png'</w:t>
        </w:r>
        <w:r w:rsidRPr="00874F26">
          <w:rPr>
            <w:rFonts w:ascii="Consolas" w:eastAsia="Times New Roman" w:hAnsi="Consolas" w:cs="Times New Roman"/>
            <w:sz w:val="20"/>
            <w:szCs w:val="20"/>
            <w:lang w:val="en-IN"/>
          </w:rPr>
          <w:t>);</w:t>
        </w:r>
      </w:ins>
    </w:p>
    <w:p w14:paraId="50B3068C" w14:textId="77777777" w:rsidR="00874F26" w:rsidRPr="00874F26" w:rsidRDefault="00874F26">
      <w:pPr>
        <w:spacing w:line="240" w:lineRule="auto"/>
        <w:ind w:left="1080"/>
        <w:rPr>
          <w:ins w:id="886" w:author="Prerana Kulkarni" w:date="2024-03-23T08:43:00Z" w16du:dateUtc="2024-03-23T03:13:00Z"/>
          <w:rFonts w:ascii="Consolas" w:eastAsia="Times New Roman" w:hAnsi="Consolas" w:cs="Times New Roman"/>
          <w:sz w:val="20"/>
          <w:szCs w:val="20"/>
          <w:lang w:val="en-IN"/>
        </w:rPr>
        <w:pPrChange w:id="887" w:author="Prerana Kulkarni" w:date="2024-03-23T08:43:00Z" w16du:dateUtc="2024-03-23T03:13:00Z">
          <w:pPr>
            <w:spacing w:line="240" w:lineRule="auto"/>
          </w:pPr>
        </w:pPrChange>
      </w:pPr>
    </w:p>
    <w:p w14:paraId="7F0F1640" w14:textId="77777777" w:rsidR="00874F26" w:rsidRPr="00874F26" w:rsidRDefault="00874F26">
      <w:pPr>
        <w:spacing w:line="240" w:lineRule="auto"/>
        <w:ind w:left="1080"/>
        <w:rPr>
          <w:ins w:id="888" w:author="Prerana Kulkarni" w:date="2024-03-23T08:43:00Z" w16du:dateUtc="2024-03-23T03:13:00Z"/>
          <w:rFonts w:ascii="Consolas" w:eastAsia="Times New Roman" w:hAnsi="Consolas" w:cs="Times New Roman"/>
          <w:sz w:val="20"/>
          <w:szCs w:val="20"/>
          <w:lang w:val="en-IN"/>
        </w:rPr>
        <w:pPrChange w:id="889" w:author="Prerana Kulkarni" w:date="2024-03-23T08:43:00Z" w16du:dateUtc="2024-03-23T03:13:00Z">
          <w:pPr>
            <w:spacing w:line="240" w:lineRule="auto"/>
          </w:pPr>
        </w:pPrChange>
      </w:pPr>
      <w:ins w:id="890" w:author="Prerana Kulkarni" w:date="2024-03-23T08:43:00Z" w16du:dateUtc="2024-03-23T03:13:00Z">
        <w:r w:rsidRPr="00874F26">
          <w:rPr>
            <w:rFonts w:ascii="Consolas" w:eastAsia="Times New Roman" w:hAnsi="Consolas" w:cs="Times New Roman"/>
            <w:color w:val="008013"/>
            <w:sz w:val="20"/>
            <w:szCs w:val="20"/>
            <w:lang w:val="en-IN"/>
          </w:rPr>
          <w:t>% Perform K-means clustering with k=3</w:t>
        </w:r>
      </w:ins>
    </w:p>
    <w:p w14:paraId="00D59CF3" w14:textId="77777777" w:rsidR="00874F26" w:rsidRPr="00874F26" w:rsidRDefault="00874F26">
      <w:pPr>
        <w:spacing w:line="240" w:lineRule="auto"/>
        <w:ind w:left="1080"/>
        <w:rPr>
          <w:ins w:id="891" w:author="Prerana Kulkarni" w:date="2024-03-23T08:43:00Z" w16du:dateUtc="2024-03-23T03:13:00Z"/>
          <w:rFonts w:ascii="Consolas" w:eastAsia="Times New Roman" w:hAnsi="Consolas" w:cs="Times New Roman"/>
          <w:sz w:val="20"/>
          <w:szCs w:val="20"/>
          <w:lang w:val="en-IN"/>
        </w:rPr>
        <w:pPrChange w:id="892" w:author="Prerana Kulkarni" w:date="2024-03-23T08:43:00Z" w16du:dateUtc="2024-03-23T03:13:00Z">
          <w:pPr>
            <w:spacing w:line="240" w:lineRule="auto"/>
          </w:pPr>
        </w:pPrChange>
      </w:pPr>
      <w:ins w:id="893" w:author="Prerana Kulkarni" w:date="2024-03-23T08:43:00Z" w16du:dateUtc="2024-03-23T03:13:00Z">
        <w:r w:rsidRPr="00874F26">
          <w:rPr>
            <w:rFonts w:ascii="Consolas" w:eastAsia="Times New Roman" w:hAnsi="Consolas" w:cs="Times New Roman"/>
            <w:sz w:val="20"/>
            <w:szCs w:val="20"/>
            <w:lang w:val="en-IN"/>
          </w:rPr>
          <w:t xml:space="preserve">[L_k3, Centers_k3] = </w:t>
        </w:r>
        <w:proofErr w:type="spellStart"/>
        <w:proofErr w:type="gramStart"/>
        <w:r w:rsidRPr="00874F26">
          <w:rPr>
            <w:rFonts w:ascii="Consolas" w:eastAsia="Times New Roman" w:hAnsi="Consolas" w:cs="Times New Roman"/>
            <w:sz w:val="20"/>
            <w:szCs w:val="20"/>
            <w:lang w:val="en-IN"/>
          </w:rPr>
          <w:t>imsegkmeans</w:t>
        </w:r>
        <w:proofErr w:type="spellEnd"/>
        <w:r w:rsidRPr="00874F26">
          <w:rPr>
            <w:rFonts w:ascii="Consolas" w:eastAsia="Times New Roman" w:hAnsi="Consolas" w:cs="Times New Roman"/>
            <w:sz w:val="20"/>
            <w:szCs w:val="20"/>
            <w:lang w:val="en-IN"/>
          </w:rPr>
          <w:t>(</w:t>
        </w:r>
        <w:proofErr w:type="gramEnd"/>
        <w:r w:rsidRPr="00874F26">
          <w:rPr>
            <w:rFonts w:ascii="Consolas" w:eastAsia="Times New Roman" w:hAnsi="Consolas" w:cs="Times New Roman"/>
            <w:sz w:val="20"/>
            <w:szCs w:val="20"/>
            <w:lang w:val="en-IN"/>
          </w:rPr>
          <w:t>butterfly, 3);</w:t>
        </w:r>
      </w:ins>
    </w:p>
    <w:p w14:paraId="1DF2C7F5" w14:textId="77777777" w:rsidR="00874F26" w:rsidRPr="00874F26" w:rsidRDefault="00874F26">
      <w:pPr>
        <w:spacing w:line="240" w:lineRule="auto"/>
        <w:ind w:left="1080"/>
        <w:rPr>
          <w:ins w:id="894" w:author="Prerana Kulkarni" w:date="2024-03-23T08:43:00Z" w16du:dateUtc="2024-03-23T03:13:00Z"/>
          <w:rFonts w:ascii="Consolas" w:eastAsia="Times New Roman" w:hAnsi="Consolas" w:cs="Times New Roman"/>
          <w:sz w:val="20"/>
          <w:szCs w:val="20"/>
          <w:lang w:val="en-IN"/>
        </w:rPr>
        <w:pPrChange w:id="895" w:author="Prerana Kulkarni" w:date="2024-03-23T08:43:00Z" w16du:dateUtc="2024-03-23T03:13:00Z">
          <w:pPr>
            <w:spacing w:line="240" w:lineRule="auto"/>
          </w:pPr>
        </w:pPrChange>
      </w:pPr>
    </w:p>
    <w:p w14:paraId="05EDC5E5" w14:textId="77777777" w:rsidR="00874F26" w:rsidRPr="00874F26" w:rsidRDefault="00874F26">
      <w:pPr>
        <w:spacing w:line="240" w:lineRule="auto"/>
        <w:ind w:left="1080"/>
        <w:rPr>
          <w:ins w:id="896" w:author="Prerana Kulkarni" w:date="2024-03-23T08:43:00Z" w16du:dateUtc="2024-03-23T03:13:00Z"/>
          <w:rFonts w:ascii="Consolas" w:eastAsia="Times New Roman" w:hAnsi="Consolas" w:cs="Times New Roman"/>
          <w:sz w:val="20"/>
          <w:szCs w:val="20"/>
          <w:lang w:val="en-IN"/>
        </w:rPr>
        <w:pPrChange w:id="897" w:author="Prerana Kulkarni" w:date="2024-03-23T08:43:00Z" w16du:dateUtc="2024-03-23T03:13:00Z">
          <w:pPr>
            <w:spacing w:line="240" w:lineRule="auto"/>
          </w:pPr>
        </w:pPrChange>
      </w:pPr>
      <w:ins w:id="898" w:author="Prerana Kulkarni" w:date="2024-03-23T08:43:00Z" w16du:dateUtc="2024-03-23T03:13:00Z">
        <w:r w:rsidRPr="00874F26">
          <w:rPr>
            <w:rFonts w:ascii="Consolas" w:eastAsia="Times New Roman" w:hAnsi="Consolas" w:cs="Times New Roman"/>
            <w:color w:val="008013"/>
            <w:sz w:val="20"/>
            <w:szCs w:val="20"/>
            <w:lang w:val="en-IN"/>
          </w:rPr>
          <w:t>% Perform K-means clustering with k=6</w:t>
        </w:r>
      </w:ins>
    </w:p>
    <w:p w14:paraId="0DCD908A" w14:textId="77777777" w:rsidR="00874F26" w:rsidRPr="00874F26" w:rsidRDefault="00874F26">
      <w:pPr>
        <w:spacing w:line="240" w:lineRule="auto"/>
        <w:ind w:left="1080"/>
        <w:rPr>
          <w:ins w:id="899" w:author="Prerana Kulkarni" w:date="2024-03-23T08:43:00Z" w16du:dateUtc="2024-03-23T03:13:00Z"/>
          <w:rFonts w:ascii="Consolas" w:eastAsia="Times New Roman" w:hAnsi="Consolas" w:cs="Times New Roman"/>
          <w:sz w:val="20"/>
          <w:szCs w:val="20"/>
          <w:lang w:val="en-IN"/>
        </w:rPr>
        <w:pPrChange w:id="900" w:author="Prerana Kulkarni" w:date="2024-03-23T08:43:00Z" w16du:dateUtc="2024-03-23T03:13:00Z">
          <w:pPr>
            <w:spacing w:line="240" w:lineRule="auto"/>
          </w:pPr>
        </w:pPrChange>
      </w:pPr>
      <w:ins w:id="901" w:author="Prerana Kulkarni" w:date="2024-03-23T08:43:00Z" w16du:dateUtc="2024-03-23T03:13:00Z">
        <w:r w:rsidRPr="00874F26">
          <w:rPr>
            <w:rFonts w:ascii="Consolas" w:eastAsia="Times New Roman" w:hAnsi="Consolas" w:cs="Times New Roman"/>
            <w:sz w:val="20"/>
            <w:szCs w:val="20"/>
            <w:lang w:val="en-IN"/>
          </w:rPr>
          <w:t xml:space="preserve">[L_k6, Centers_k6] = </w:t>
        </w:r>
        <w:proofErr w:type="spellStart"/>
        <w:proofErr w:type="gramStart"/>
        <w:r w:rsidRPr="00874F26">
          <w:rPr>
            <w:rFonts w:ascii="Consolas" w:eastAsia="Times New Roman" w:hAnsi="Consolas" w:cs="Times New Roman"/>
            <w:sz w:val="20"/>
            <w:szCs w:val="20"/>
            <w:lang w:val="en-IN"/>
          </w:rPr>
          <w:t>imsegkmeans</w:t>
        </w:r>
        <w:proofErr w:type="spellEnd"/>
        <w:r w:rsidRPr="00874F26">
          <w:rPr>
            <w:rFonts w:ascii="Consolas" w:eastAsia="Times New Roman" w:hAnsi="Consolas" w:cs="Times New Roman"/>
            <w:sz w:val="20"/>
            <w:szCs w:val="20"/>
            <w:lang w:val="en-IN"/>
          </w:rPr>
          <w:t>(</w:t>
        </w:r>
        <w:proofErr w:type="gramEnd"/>
        <w:r w:rsidRPr="00874F26">
          <w:rPr>
            <w:rFonts w:ascii="Consolas" w:eastAsia="Times New Roman" w:hAnsi="Consolas" w:cs="Times New Roman"/>
            <w:sz w:val="20"/>
            <w:szCs w:val="20"/>
            <w:lang w:val="en-IN"/>
          </w:rPr>
          <w:t>butterfly, 6);</w:t>
        </w:r>
      </w:ins>
    </w:p>
    <w:p w14:paraId="222EABA7" w14:textId="77777777" w:rsidR="00874F26" w:rsidRPr="00874F26" w:rsidRDefault="00874F26">
      <w:pPr>
        <w:spacing w:line="240" w:lineRule="auto"/>
        <w:ind w:left="1080"/>
        <w:rPr>
          <w:ins w:id="902" w:author="Prerana Kulkarni" w:date="2024-03-23T08:43:00Z" w16du:dateUtc="2024-03-23T03:13:00Z"/>
          <w:rFonts w:ascii="Consolas" w:eastAsia="Times New Roman" w:hAnsi="Consolas" w:cs="Times New Roman"/>
          <w:sz w:val="20"/>
          <w:szCs w:val="20"/>
          <w:lang w:val="en-IN"/>
        </w:rPr>
        <w:pPrChange w:id="903" w:author="Prerana Kulkarni" w:date="2024-03-23T08:43:00Z" w16du:dateUtc="2024-03-23T03:13:00Z">
          <w:pPr>
            <w:spacing w:line="240" w:lineRule="auto"/>
          </w:pPr>
        </w:pPrChange>
      </w:pPr>
    </w:p>
    <w:p w14:paraId="737BF99F" w14:textId="77777777" w:rsidR="00874F26" w:rsidRPr="00874F26" w:rsidRDefault="00874F26">
      <w:pPr>
        <w:spacing w:line="240" w:lineRule="auto"/>
        <w:ind w:left="1080"/>
        <w:rPr>
          <w:ins w:id="904" w:author="Prerana Kulkarni" w:date="2024-03-23T08:43:00Z" w16du:dateUtc="2024-03-23T03:13:00Z"/>
          <w:rFonts w:ascii="Consolas" w:eastAsia="Times New Roman" w:hAnsi="Consolas" w:cs="Times New Roman"/>
          <w:sz w:val="20"/>
          <w:szCs w:val="20"/>
          <w:lang w:val="en-IN"/>
        </w:rPr>
        <w:pPrChange w:id="905" w:author="Prerana Kulkarni" w:date="2024-03-23T08:43:00Z" w16du:dateUtc="2024-03-23T03:13:00Z">
          <w:pPr>
            <w:spacing w:line="240" w:lineRule="auto"/>
          </w:pPr>
        </w:pPrChange>
      </w:pPr>
      <w:ins w:id="906" w:author="Prerana Kulkarni" w:date="2024-03-23T08:43:00Z" w16du:dateUtc="2024-03-23T03:13:00Z">
        <w:r w:rsidRPr="00874F26">
          <w:rPr>
            <w:rFonts w:ascii="Consolas" w:eastAsia="Times New Roman" w:hAnsi="Consolas" w:cs="Times New Roman"/>
            <w:color w:val="008013"/>
            <w:sz w:val="20"/>
            <w:szCs w:val="20"/>
            <w:lang w:val="en-IN"/>
          </w:rPr>
          <w:t>% Display the original image</w:t>
        </w:r>
      </w:ins>
    </w:p>
    <w:p w14:paraId="76244A0C" w14:textId="77777777" w:rsidR="00874F26" w:rsidRPr="00874F26" w:rsidRDefault="00874F26">
      <w:pPr>
        <w:spacing w:line="240" w:lineRule="auto"/>
        <w:ind w:left="1080"/>
        <w:rPr>
          <w:ins w:id="907" w:author="Prerana Kulkarni" w:date="2024-03-23T08:43:00Z" w16du:dateUtc="2024-03-23T03:13:00Z"/>
          <w:rFonts w:ascii="Consolas" w:eastAsia="Times New Roman" w:hAnsi="Consolas" w:cs="Times New Roman"/>
          <w:sz w:val="20"/>
          <w:szCs w:val="20"/>
          <w:lang w:val="en-IN"/>
        </w:rPr>
        <w:pPrChange w:id="908" w:author="Prerana Kulkarni" w:date="2024-03-23T08:43:00Z" w16du:dateUtc="2024-03-23T03:13:00Z">
          <w:pPr>
            <w:spacing w:line="240" w:lineRule="auto"/>
          </w:pPr>
        </w:pPrChange>
      </w:pPr>
      <w:proofErr w:type="gramStart"/>
      <w:ins w:id="909" w:author="Prerana Kulkarni" w:date="2024-03-23T08:43:00Z" w16du:dateUtc="2024-03-23T03:13:00Z">
        <w:r w:rsidRPr="00874F26">
          <w:rPr>
            <w:rFonts w:ascii="Consolas" w:eastAsia="Times New Roman" w:hAnsi="Consolas" w:cs="Times New Roman"/>
            <w:sz w:val="20"/>
            <w:szCs w:val="20"/>
            <w:lang w:val="en-IN"/>
          </w:rPr>
          <w:t>subplot(</w:t>
        </w:r>
        <w:proofErr w:type="gramEnd"/>
        <w:r w:rsidRPr="00874F26">
          <w:rPr>
            <w:rFonts w:ascii="Consolas" w:eastAsia="Times New Roman" w:hAnsi="Consolas" w:cs="Times New Roman"/>
            <w:sz w:val="20"/>
            <w:szCs w:val="20"/>
            <w:lang w:val="en-IN"/>
          </w:rPr>
          <w:t>1, 3, 1);</w:t>
        </w:r>
      </w:ins>
    </w:p>
    <w:p w14:paraId="6939AB90" w14:textId="77777777" w:rsidR="00874F26" w:rsidRPr="00874F26" w:rsidRDefault="00874F26">
      <w:pPr>
        <w:spacing w:line="240" w:lineRule="auto"/>
        <w:ind w:left="1080"/>
        <w:rPr>
          <w:ins w:id="910" w:author="Prerana Kulkarni" w:date="2024-03-23T08:43:00Z" w16du:dateUtc="2024-03-23T03:13:00Z"/>
          <w:rFonts w:ascii="Consolas" w:eastAsia="Times New Roman" w:hAnsi="Consolas" w:cs="Times New Roman"/>
          <w:sz w:val="20"/>
          <w:szCs w:val="20"/>
          <w:lang w:val="en-IN"/>
        </w:rPr>
        <w:pPrChange w:id="911" w:author="Prerana Kulkarni" w:date="2024-03-23T08:43:00Z" w16du:dateUtc="2024-03-23T03:13:00Z">
          <w:pPr>
            <w:spacing w:line="240" w:lineRule="auto"/>
          </w:pPr>
        </w:pPrChange>
      </w:pPr>
      <w:proofErr w:type="spellStart"/>
      <w:ins w:id="912" w:author="Prerana Kulkarni" w:date="2024-03-23T08:43:00Z" w16du:dateUtc="2024-03-23T03:13:00Z">
        <w:r w:rsidRPr="00874F26">
          <w:rPr>
            <w:rFonts w:ascii="Consolas" w:eastAsia="Times New Roman" w:hAnsi="Consolas" w:cs="Times New Roman"/>
            <w:sz w:val="20"/>
            <w:szCs w:val="20"/>
            <w:lang w:val="en-IN"/>
          </w:rPr>
          <w:t>imshow</w:t>
        </w:r>
        <w:proofErr w:type="spellEnd"/>
        <w:r w:rsidRPr="00874F26">
          <w:rPr>
            <w:rFonts w:ascii="Consolas" w:eastAsia="Times New Roman" w:hAnsi="Consolas" w:cs="Times New Roman"/>
            <w:sz w:val="20"/>
            <w:szCs w:val="20"/>
            <w:lang w:val="en-IN"/>
          </w:rPr>
          <w:t>(butterfly);</w:t>
        </w:r>
      </w:ins>
    </w:p>
    <w:p w14:paraId="6477A13B" w14:textId="77777777" w:rsidR="00874F26" w:rsidRPr="00874F26" w:rsidRDefault="00874F26">
      <w:pPr>
        <w:spacing w:line="240" w:lineRule="auto"/>
        <w:ind w:left="1080"/>
        <w:rPr>
          <w:ins w:id="913" w:author="Prerana Kulkarni" w:date="2024-03-23T08:43:00Z" w16du:dateUtc="2024-03-23T03:13:00Z"/>
          <w:rFonts w:ascii="Consolas" w:eastAsia="Times New Roman" w:hAnsi="Consolas" w:cs="Times New Roman"/>
          <w:sz w:val="20"/>
          <w:szCs w:val="20"/>
          <w:lang w:val="en-IN"/>
        </w:rPr>
        <w:pPrChange w:id="914" w:author="Prerana Kulkarni" w:date="2024-03-23T08:43:00Z" w16du:dateUtc="2024-03-23T03:13:00Z">
          <w:pPr>
            <w:spacing w:line="240" w:lineRule="auto"/>
          </w:pPr>
        </w:pPrChange>
      </w:pPr>
      <w:proofErr w:type="gramStart"/>
      <w:ins w:id="915" w:author="Prerana Kulkarni" w:date="2024-03-23T08:43:00Z" w16du:dateUtc="2024-03-23T03:13:00Z">
        <w:r w:rsidRPr="00874F26">
          <w:rPr>
            <w:rFonts w:ascii="Consolas" w:eastAsia="Times New Roman" w:hAnsi="Consolas" w:cs="Times New Roman"/>
            <w:sz w:val="20"/>
            <w:szCs w:val="20"/>
            <w:lang w:val="en-IN"/>
          </w:rPr>
          <w:t>title(</w:t>
        </w:r>
        <w:proofErr w:type="gramEnd"/>
        <w:r w:rsidRPr="00874F26">
          <w:rPr>
            <w:rFonts w:ascii="Consolas" w:eastAsia="Times New Roman" w:hAnsi="Consolas" w:cs="Times New Roman"/>
            <w:color w:val="A709F5"/>
            <w:sz w:val="20"/>
            <w:szCs w:val="20"/>
            <w:lang w:val="en-IN"/>
          </w:rPr>
          <w:t>'Original Image'</w:t>
        </w:r>
        <w:r w:rsidRPr="00874F26">
          <w:rPr>
            <w:rFonts w:ascii="Consolas" w:eastAsia="Times New Roman" w:hAnsi="Consolas" w:cs="Times New Roman"/>
            <w:sz w:val="20"/>
            <w:szCs w:val="20"/>
            <w:lang w:val="en-IN"/>
          </w:rPr>
          <w:t>);</w:t>
        </w:r>
      </w:ins>
    </w:p>
    <w:p w14:paraId="5C71402E" w14:textId="77777777" w:rsidR="00874F26" w:rsidRPr="00874F26" w:rsidRDefault="00874F26">
      <w:pPr>
        <w:spacing w:line="240" w:lineRule="auto"/>
        <w:ind w:left="1080"/>
        <w:rPr>
          <w:ins w:id="916" w:author="Prerana Kulkarni" w:date="2024-03-23T08:43:00Z" w16du:dateUtc="2024-03-23T03:13:00Z"/>
          <w:rFonts w:ascii="Consolas" w:eastAsia="Times New Roman" w:hAnsi="Consolas" w:cs="Times New Roman"/>
          <w:sz w:val="20"/>
          <w:szCs w:val="20"/>
          <w:lang w:val="en-IN"/>
        </w:rPr>
        <w:pPrChange w:id="917" w:author="Prerana Kulkarni" w:date="2024-03-23T08:43:00Z" w16du:dateUtc="2024-03-23T03:13:00Z">
          <w:pPr>
            <w:spacing w:line="240" w:lineRule="auto"/>
          </w:pPr>
        </w:pPrChange>
      </w:pPr>
    </w:p>
    <w:p w14:paraId="7FB80630" w14:textId="77777777" w:rsidR="00874F26" w:rsidRPr="00874F26" w:rsidRDefault="00874F26">
      <w:pPr>
        <w:spacing w:line="240" w:lineRule="auto"/>
        <w:ind w:left="1080"/>
        <w:rPr>
          <w:ins w:id="918" w:author="Prerana Kulkarni" w:date="2024-03-23T08:43:00Z" w16du:dateUtc="2024-03-23T03:13:00Z"/>
          <w:rFonts w:ascii="Consolas" w:eastAsia="Times New Roman" w:hAnsi="Consolas" w:cs="Times New Roman"/>
          <w:sz w:val="20"/>
          <w:szCs w:val="20"/>
          <w:lang w:val="en-IN"/>
        </w:rPr>
        <w:pPrChange w:id="919" w:author="Prerana Kulkarni" w:date="2024-03-23T08:43:00Z" w16du:dateUtc="2024-03-23T03:13:00Z">
          <w:pPr>
            <w:spacing w:line="240" w:lineRule="auto"/>
          </w:pPr>
        </w:pPrChange>
      </w:pPr>
      <w:ins w:id="920" w:author="Prerana Kulkarni" w:date="2024-03-23T08:43:00Z" w16du:dateUtc="2024-03-23T03:13:00Z">
        <w:r w:rsidRPr="00874F26">
          <w:rPr>
            <w:rFonts w:ascii="Consolas" w:eastAsia="Times New Roman" w:hAnsi="Consolas" w:cs="Times New Roman"/>
            <w:color w:val="008013"/>
            <w:sz w:val="20"/>
            <w:szCs w:val="20"/>
            <w:lang w:val="en-IN"/>
          </w:rPr>
          <w:t>% Display the segmented image with k=3</w:t>
        </w:r>
      </w:ins>
    </w:p>
    <w:p w14:paraId="51D26BB4" w14:textId="77777777" w:rsidR="00874F26" w:rsidRPr="00874F26" w:rsidRDefault="00874F26">
      <w:pPr>
        <w:spacing w:line="240" w:lineRule="auto"/>
        <w:ind w:left="1080"/>
        <w:rPr>
          <w:ins w:id="921" w:author="Prerana Kulkarni" w:date="2024-03-23T08:43:00Z" w16du:dateUtc="2024-03-23T03:13:00Z"/>
          <w:rFonts w:ascii="Consolas" w:eastAsia="Times New Roman" w:hAnsi="Consolas" w:cs="Times New Roman"/>
          <w:sz w:val="20"/>
          <w:szCs w:val="20"/>
          <w:lang w:val="en-IN"/>
        </w:rPr>
        <w:pPrChange w:id="922" w:author="Prerana Kulkarni" w:date="2024-03-23T08:43:00Z" w16du:dateUtc="2024-03-23T03:13:00Z">
          <w:pPr>
            <w:spacing w:line="240" w:lineRule="auto"/>
          </w:pPr>
        </w:pPrChange>
      </w:pPr>
      <w:proofErr w:type="gramStart"/>
      <w:ins w:id="923" w:author="Prerana Kulkarni" w:date="2024-03-23T08:43:00Z" w16du:dateUtc="2024-03-23T03:13:00Z">
        <w:r w:rsidRPr="00874F26">
          <w:rPr>
            <w:rFonts w:ascii="Consolas" w:eastAsia="Times New Roman" w:hAnsi="Consolas" w:cs="Times New Roman"/>
            <w:sz w:val="20"/>
            <w:szCs w:val="20"/>
            <w:lang w:val="en-IN"/>
          </w:rPr>
          <w:t>subplot(</w:t>
        </w:r>
        <w:proofErr w:type="gramEnd"/>
        <w:r w:rsidRPr="00874F26">
          <w:rPr>
            <w:rFonts w:ascii="Consolas" w:eastAsia="Times New Roman" w:hAnsi="Consolas" w:cs="Times New Roman"/>
            <w:sz w:val="20"/>
            <w:szCs w:val="20"/>
            <w:lang w:val="en-IN"/>
          </w:rPr>
          <w:t>1, 3, 2);</w:t>
        </w:r>
      </w:ins>
    </w:p>
    <w:p w14:paraId="107AB36F" w14:textId="77777777" w:rsidR="00874F26" w:rsidRPr="00874F26" w:rsidRDefault="00874F26">
      <w:pPr>
        <w:spacing w:line="240" w:lineRule="auto"/>
        <w:ind w:left="1080"/>
        <w:rPr>
          <w:ins w:id="924" w:author="Prerana Kulkarni" w:date="2024-03-23T08:43:00Z" w16du:dateUtc="2024-03-23T03:13:00Z"/>
          <w:rFonts w:ascii="Consolas" w:eastAsia="Times New Roman" w:hAnsi="Consolas" w:cs="Times New Roman"/>
          <w:sz w:val="20"/>
          <w:szCs w:val="20"/>
          <w:lang w:val="en-IN"/>
        </w:rPr>
        <w:pPrChange w:id="925" w:author="Prerana Kulkarni" w:date="2024-03-23T08:43:00Z" w16du:dateUtc="2024-03-23T03:13:00Z">
          <w:pPr>
            <w:spacing w:line="240" w:lineRule="auto"/>
          </w:pPr>
        </w:pPrChange>
      </w:pPr>
      <w:ins w:id="926" w:author="Prerana Kulkarni" w:date="2024-03-23T08:43:00Z" w16du:dateUtc="2024-03-23T03:13:00Z">
        <w:r w:rsidRPr="00874F26">
          <w:rPr>
            <w:rFonts w:ascii="Consolas" w:eastAsia="Times New Roman" w:hAnsi="Consolas" w:cs="Times New Roman"/>
            <w:sz w:val="20"/>
            <w:szCs w:val="20"/>
            <w:lang w:val="en-IN"/>
          </w:rPr>
          <w:t xml:space="preserve">B_k3 = </w:t>
        </w:r>
        <w:proofErr w:type="spellStart"/>
        <w:proofErr w:type="gramStart"/>
        <w:r w:rsidRPr="00874F26">
          <w:rPr>
            <w:rFonts w:ascii="Consolas" w:eastAsia="Times New Roman" w:hAnsi="Consolas" w:cs="Times New Roman"/>
            <w:sz w:val="20"/>
            <w:szCs w:val="20"/>
            <w:lang w:val="en-IN"/>
          </w:rPr>
          <w:t>labeloverlay</w:t>
        </w:r>
        <w:proofErr w:type="spellEnd"/>
        <w:r w:rsidRPr="00874F26">
          <w:rPr>
            <w:rFonts w:ascii="Consolas" w:eastAsia="Times New Roman" w:hAnsi="Consolas" w:cs="Times New Roman"/>
            <w:sz w:val="20"/>
            <w:szCs w:val="20"/>
            <w:lang w:val="en-IN"/>
          </w:rPr>
          <w:t>(</w:t>
        </w:r>
        <w:proofErr w:type="gramEnd"/>
        <w:r w:rsidRPr="00874F26">
          <w:rPr>
            <w:rFonts w:ascii="Consolas" w:eastAsia="Times New Roman" w:hAnsi="Consolas" w:cs="Times New Roman"/>
            <w:sz w:val="20"/>
            <w:szCs w:val="20"/>
            <w:lang w:val="en-IN"/>
          </w:rPr>
          <w:t>butterfly, L_k3);</w:t>
        </w:r>
      </w:ins>
    </w:p>
    <w:p w14:paraId="4E425109" w14:textId="77777777" w:rsidR="00874F26" w:rsidRPr="00874F26" w:rsidRDefault="00874F26">
      <w:pPr>
        <w:spacing w:line="240" w:lineRule="auto"/>
        <w:ind w:left="1080"/>
        <w:rPr>
          <w:ins w:id="927" w:author="Prerana Kulkarni" w:date="2024-03-23T08:43:00Z" w16du:dateUtc="2024-03-23T03:13:00Z"/>
          <w:rFonts w:ascii="Consolas" w:eastAsia="Times New Roman" w:hAnsi="Consolas" w:cs="Times New Roman"/>
          <w:sz w:val="20"/>
          <w:szCs w:val="20"/>
          <w:lang w:val="en-IN"/>
        </w:rPr>
        <w:pPrChange w:id="928" w:author="Prerana Kulkarni" w:date="2024-03-23T08:43:00Z" w16du:dateUtc="2024-03-23T03:13:00Z">
          <w:pPr>
            <w:spacing w:line="240" w:lineRule="auto"/>
          </w:pPr>
        </w:pPrChange>
      </w:pPr>
      <w:proofErr w:type="spellStart"/>
      <w:ins w:id="929" w:author="Prerana Kulkarni" w:date="2024-03-23T08:43:00Z" w16du:dateUtc="2024-03-23T03:13:00Z">
        <w:r w:rsidRPr="00874F26">
          <w:rPr>
            <w:rFonts w:ascii="Consolas" w:eastAsia="Times New Roman" w:hAnsi="Consolas" w:cs="Times New Roman"/>
            <w:sz w:val="20"/>
            <w:szCs w:val="20"/>
            <w:lang w:val="en-IN"/>
          </w:rPr>
          <w:t>imshow</w:t>
        </w:r>
        <w:proofErr w:type="spellEnd"/>
        <w:r w:rsidRPr="00874F26">
          <w:rPr>
            <w:rFonts w:ascii="Consolas" w:eastAsia="Times New Roman" w:hAnsi="Consolas" w:cs="Times New Roman"/>
            <w:sz w:val="20"/>
            <w:szCs w:val="20"/>
            <w:lang w:val="en-IN"/>
          </w:rPr>
          <w:t>(B_k3);</w:t>
        </w:r>
      </w:ins>
    </w:p>
    <w:p w14:paraId="612BAA72" w14:textId="77777777" w:rsidR="00874F26" w:rsidRPr="00874F26" w:rsidRDefault="00874F26">
      <w:pPr>
        <w:spacing w:line="240" w:lineRule="auto"/>
        <w:ind w:left="1080"/>
        <w:rPr>
          <w:ins w:id="930" w:author="Prerana Kulkarni" w:date="2024-03-23T08:43:00Z" w16du:dateUtc="2024-03-23T03:13:00Z"/>
          <w:rFonts w:ascii="Consolas" w:eastAsia="Times New Roman" w:hAnsi="Consolas" w:cs="Times New Roman"/>
          <w:sz w:val="20"/>
          <w:szCs w:val="20"/>
          <w:lang w:val="en-IN"/>
        </w:rPr>
        <w:pPrChange w:id="931" w:author="Prerana Kulkarni" w:date="2024-03-23T08:43:00Z" w16du:dateUtc="2024-03-23T03:13:00Z">
          <w:pPr>
            <w:spacing w:line="240" w:lineRule="auto"/>
          </w:pPr>
        </w:pPrChange>
      </w:pPr>
      <w:proofErr w:type="gramStart"/>
      <w:ins w:id="932" w:author="Prerana Kulkarni" w:date="2024-03-23T08:43:00Z" w16du:dateUtc="2024-03-23T03:13:00Z">
        <w:r w:rsidRPr="00874F26">
          <w:rPr>
            <w:rFonts w:ascii="Consolas" w:eastAsia="Times New Roman" w:hAnsi="Consolas" w:cs="Times New Roman"/>
            <w:sz w:val="20"/>
            <w:szCs w:val="20"/>
            <w:lang w:val="en-IN"/>
          </w:rPr>
          <w:t>title(</w:t>
        </w:r>
        <w:proofErr w:type="gramEnd"/>
        <w:r w:rsidRPr="00874F26">
          <w:rPr>
            <w:rFonts w:ascii="Consolas" w:eastAsia="Times New Roman" w:hAnsi="Consolas" w:cs="Times New Roman"/>
            <w:color w:val="A709F5"/>
            <w:sz w:val="20"/>
            <w:szCs w:val="20"/>
            <w:lang w:val="en-IN"/>
          </w:rPr>
          <w:t>'Segmented Image with k=3'</w:t>
        </w:r>
        <w:r w:rsidRPr="00874F26">
          <w:rPr>
            <w:rFonts w:ascii="Consolas" w:eastAsia="Times New Roman" w:hAnsi="Consolas" w:cs="Times New Roman"/>
            <w:sz w:val="20"/>
            <w:szCs w:val="20"/>
            <w:lang w:val="en-IN"/>
          </w:rPr>
          <w:t>);</w:t>
        </w:r>
      </w:ins>
    </w:p>
    <w:p w14:paraId="6336D1FF" w14:textId="77777777" w:rsidR="00874F26" w:rsidRPr="00874F26" w:rsidRDefault="00874F26">
      <w:pPr>
        <w:spacing w:line="240" w:lineRule="auto"/>
        <w:ind w:left="1080"/>
        <w:rPr>
          <w:ins w:id="933" w:author="Prerana Kulkarni" w:date="2024-03-23T08:43:00Z" w16du:dateUtc="2024-03-23T03:13:00Z"/>
          <w:rFonts w:ascii="Consolas" w:eastAsia="Times New Roman" w:hAnsi="Consolas" w:cs="Times New Roman"/>
          <w:sz w:val="20"/>
          <w:szCs w:val="20"/>
          <w:lang w:val="en-IN"/>
        </w:rPr>
        <w:pPrChange w:id="934" w:author="Prerana Kulkarni" w:date="2024-03-23T08:43:00Z" w16du:dateUtc="2024-03-23T03:13:00Z">
          <w:pPr>
            <w:spacing w:line="240" w:lineRule="auto"/>
          </w:pPr>
        </w:pPrChange>
      </w:pPr>
    </w:p>
    <w:p w14:paraId="492303C5" w14:textId="77777777" w:rsidR="00874F26" w:rsidRPr="00874F26" w:rsidRDefault="00874F26">
      <w:pPr>
        <w:spacing w:line="240" w:lineRule="auto"/>
        <w:ind w:left="1080"/>
        <w:rPr>
          <w:ins w:id="935" w:author="Prerana Kulkarni" w:date="2024-03-23T08:43:00Z" w16du:dateUtc="2024-03-23T03:13:00Z"/>
          <w:rFonts w:ascii="Consolas" w:eastAsia="Times New Roman" w:hAnsi="Consolas" w:cs="Times New Roman"/>
          <w:sz w:val="20"/>
          <w:szCs w:val="20"/>
          <w:lang w:val="en-IN"/>
        </w:rPr>
        <w:pPrChange w:id="936" w:author="Prerana Kulkarni" w:date="2024-03-23T08:43:00Z" w16du:dateUtc="2024-03-23T03:13:00Z">
          <w:pPr>
            <w:spacing w:line="240" w:lineRule="auto"/>
          </w:pPr>
        </w:pPrChange>
      </w:pPr>
      <w:ins w:id="937" w:author="Prerana Kulkarni" w:date="2024-03-23T08:43:00Z" w16du:dateUtc="2024-03-23T03:13:00Z">
        <w:r w:rsidRPr="00874F26">
          <w:rPr>
            <w:rFonts w:ascii="Consolas" w:eastAsia="Times New Roman" w:hAnsi="Consolas" w:cs="Times New Roman"/>
            <w:color w:val="008013"/>
            <w:sz w:val="20"/>
            <w:szCs w:val="20"/>
            <w:lang w:val="en-IN"/>
          </w:rPr>
          <w:t>% Display the segmented image with k=6</w:t>
        </w:r>
      </w:ins>
    </w:p>
    <w:p w14:paraId="5F547821" w14:textId="77777777" w:rsidR="00874F26" w:rsidRPr="00874F26" w:rsidRDefault="00874F26">
      <w:pPr>
        <w:spacing w:line="240" w:lineRule="auto"/>
        <w:ind w:left="1080"/>
        <w:rPr>
          <w:ins w:id="938" w:author="Prerana Kulkarni" w:date="2024-03-23T08:43:00Z" w16du:dateUtc="2024-03-23T03:13:00Z"/>
          <w:rFonts w:ascii="Consolas" w:eastAsia="Times New Roman" w:hAnsi="Consolas" w:cs="Times New Roman"/>
          <w:sz w:val="20"/>
          <w:szCs w:val="20"/>
          <w:lang w:val="en-IN"/>
        </w:rPr>
        <w:pPrChange w:id="939" w:author="Prerana Kulkarni" w:date="2024-03-23T08:43:00Z" w16du:dateUtc="2024-03-23T03:13:00Z">
          <w:pPr>
            <w:spacing w:line="240" w:lineRule="auto"/>
          </w:pPr>
        </w:pPrChange>
      </w:pPr>
      <w:proofErr w:type="gramStart"/>
      <w:ins w:id="940" w:author="Prerana Kulkarni" w:date="2024-03-23T08:43:00Z" w16du:dateUtc="2024-03-23T03:13:00Z">
        <w:r w:rsidRPr="00874F26">
          <w:rPr>
            <w:rFonts w:ascii="Consolas" w:eastAsia="Times New Roman" w:hAnsi="Consolas" w:cs="Times New Roman"/>
            <w:sz w:val="20"/>
            <w:szCs w:val="20"/>
            <w:lang w:val="en-IN"/>
          </w:rPr>
          <w:t>subplot(</w:t>
        </w:r>
        <w:proofErr w:type="gramEnd"/>
        <w:r w:rsidRPr="00874F26">
          <w:rPr>
            <w:rFonts w:ascii="Consolas" w:eastAsia="Times New Roman" w:hAnsi="Consolas" w:cs="Times New Roman"/>
            <w:sz w:val="20"/>
            <w:szCs w:val="20"/>
            <w:lang w:val="en-IN"/>
          </w:rPr>
          <w:t>1, 3, 3);</w:t>
        </w:r>
      </w:ins>
    </w:p>
    <w:p w14:paraId="4691627B" w14:textId="77777777" w:rsidR="00874F26" w:rsidRPr="00874F26" w:rsidRDefault="00874F26">
      <w:pPr>
        <w:spacing w:line="240" w:lineRule="auto"/>
        <w:ind w:left="1080"/>
        <w:rPr>
          <w:ins w:id="941" w:author="Prerana Kulkarni" w:date="2024-03-23T08:43:00Z" w16du:dateUtc="2024-03-23T03:13:00Z"/>
          <w:rFonts w:ascii="Consolas" w:eastAsia="Times New Roman" w:hAnsi="Consolas" w:cs="Times New Roman"/>
          <w:sz w:val="20"/>
          <w:szCs w:val="20"/>
          <w:lang w:val="en-IN"/>
        </w:rPr>
        <w:pPrChange w:id="942" w:author="Prerana Kulkarni" w:date="2024-03-23T08:43:00Z" w16du:dateUtc="2024-03-23T03:13:00Z">
          <w:pPr>
            <w:spacing w:line="240" w:lineRule="auto"/>
          </w:pPr>
        </w:pPrChange>
      </w:pPr>
      <w:ins w:id="943" w:author="Prerana Kulkarni" w:date="2024-03-23T08:43:00Z" w16du:dateUtc="2024-03-23T03:13:00Z">
        <w:r w:rsidRPr="00874F26">
          <w:rPr>
            <w:rFonts w:ascii="Consolas" w:eastAsia="Times New Roman" w:hAnsi="Consolas" w:cs="Times New Roman"/>
            <w:sz w:val="20"/>
            <w:szCs w:val="20"/>
            <w:lang w:val="en-IN"/>
          </w:rPr>
          <w:lastRenderedPageBreak/>
          <w:t xml:space="preserve">B_k6 = </w:t>
        </w:r>
        <w:proofErr w:type="spellStart"/>
        <w:proofErr w:type="gramStart"/>
        <w:r w:rsidRPr="00874F26">
          <w:rPr>
            <w:rFonts w:ascii="Consolas" w:eastAsia="Times New Roman" w:hAnsi="Consolas" w:cs="Times New Roman"/>
            <w:sz w:val="20"/>
            <w:szCs w:val="20"/>
            <w:lang w:val="en-IN"/>
          </w:rPr>
          <w:t>labeloverlay</w:t>
        </w:r>
        <w:proofErr w:type="spellEnd"/>
        <w:r w:rsidRPr="00874F26">
          <w:rPr>
            <w:rFonts w:ascii="Consolas" w:eastAsia="Times New Roman" w:hAnsi="Consolas" w:cs="Times New Roman"/>
            <w:sz w:val="20"/>
            <w:szCs w:val="20"/>
            <w:lang w:val="en-IN"/>
          </w:rPr>
          <w:t>(</w:t>
        </w:r>
        <w:proofErr w:type="gramEnd"/>
        <w:r w:rsidRPr="00874F26">
          <w:rPr>
            <w:rFonts w:ascii="Consolas" w:eastAsia="Times New Roman" w:hAnsi="Consolas" w:cs="Times New Roman"/>
            <w:sz w:val="20"/>
            <w:szCs w:val="20"/>
            <w:lang w:val="en-IN"/>
          </w:rPr>
          <w:t>butterfly, L_k6);</w:t>
        </w:r>
      </w:ins>
    </w:p>
    <w:p w14:paraId="527BD004" w14:textId="77777777" w:rsidR="00874F26" w:rsidRPr="00874F26" w:rsidRDefault="00874F26">
      <w:pPr>
        <w:spacing w:line="240" w:lineRule="auto"/>
        <w:ind w:left="1080"/>
        <w:rPr>
          <w:ins w:id="944" w:author="Prerana Kulkarni" w:date="2024-03-23T08:43:00Z" w16du:dateUtc="2024-03-23T03:13:00Z"/>
          <w:rFonts w:ascii="Consolas" w:eastAsia="Times New Roman" w:hAnsi="Consolas" w:cs="Times New Roman"/>
          <w:sz w:val="20"/>
          <w:szCs w:val="20"/>
          <w:lang w:val="en-IN"/>
        </w:rPr>
        <w:pPrChange w:id="945" w:author="Prerana Kulkarni" w:date="2024-03-23T08:43:00Z" w16du:dateUtc="2024-03-23T03:13:00Z">
          <w:pPr>
            <w:spacing w:line="240" w:lineRule="auto"/>
          </w:pPr>
        </w:pPrChange>
      </w:pPr>
      <w:proofErr w:type="spellStart"/>
      <w:ins w:id="946" w:author="Prerana Kulkarni" w:date="2024-03-23T08:43:00Z" w16du:dateUtc="2024-03-23T03:13:00Z">
        <w:r w:rsidRPr="00874F26">
          <w:rPr>
            <w:rFonts w:ascii="Consolas" w:eastAsia="Times New Roman" w:hAnsi="Consolas" w:cs="Times New Roman"/>
            <w:sz w:val="20"/>
            <w:szCs w:val="20"/>
            <w:lang w:val="en-IN"/>
          </w:rPr>
          <w:t>imshow</w:t>
        </w:r>
        <w:proofErr w:type="spellEnd"/>
        <w:r w:rsidRPr="00874F26">
          <w:rPr>
            <w:rFonts w:ascii="Consolas" w:eastAsia="Times New Roman" w:hAnsi="Consolas" w:cs="Times New Roman"/>
            <w:sz w:val="20"/>
            <w:szCs w:val="20"/>
            <w:lang w:val="en-IN"/>
          </w:rPr>
          <w:t>(B_k6);</w:t>
        </w:r>
      </w:ins>
    </w:p>
    <w:p w14:paraId="72E8004B" w14:textId="77777777" w:rsidR="00874F26" w:rsidRPr="00874F26" w:rsidRDefault="00874F26">
      <w:pPr>
        <w:spacing w:line="240" w:lineRule="auto"/>
        <w:ind w:left="1080"/>
        <w:rPr>
          <w:ins w:id="947" w:author="Prerana Kulkarni" w:date="2024-03-23T08:43:00Z" w16du:dateUtc="2024-03-23T03:13:00Z"/>
          <w:rFonts w:ascii="Consolas" w:eastAsia="Times New Roman" w:hAnsi="Consolas" w:cs="Times New Roman"/>
          <w:sz w:val="20"/>
          <w:szCs w:val="20"/>
          <w:lang w:val="en-IN"/>
        </w:rPr>
        <w:pPrChange w:id="948" w:author="Prerana Kulkarni" w:date="2024-03-23T08:43:00Z" w16du:dateUtc="2024-03-23T03:13:00Z">
          <w:pPr>
            <w:spacing w:line="240" w:lineRule="auto"/>
          </w:pPr>
        </w:pPrChange>
      </w:pPr>
      <w:proofErr w:type="gramStart"/>
      <w:ins w:id="949" w:author="Prerana Kulkarni" w:date="2024-03-23T08:43:00Z" w16du:dateUtc="2024-03-23T03:13:00Z">
        <w:r w:rsidRPr="00874F26">
          <w:rPr>
            <w:rFonts w:ascii="Consolas" w:eastAsia="Times New Roman" w:hAnsi="Consolas" w:cs="Times New Roman"/>
            <w:sz w:val="20"/>
            <w:szCs w:val="20"/>
            <w:lang w:val="en-IN"/>
          </w:rPr>
          <w:t>title(</w:t>
        </w:r>
        <w:proofErr w:type="gramEnd"/>
        <w:r w:rsidRPr="00874F26">
          <w:rPr>
            <w:rFonts w:ascii="Consolas" w:eastAsia="Times New Roman" w:hAnsi="Consolas" w:cs="Times New Roman"/>
            <w:color w:val="A709F5"/>
            <w:sz w:val="20"/>
            <w:szCs w:val="20"/>
            <w:lang w:val="en-IN"/>
          </w:rPr>
          <w:t>'Segmented Image with k=6'</w:t>
        </w:r>
        <w:r w:rsidRPr="00874F26">
          <w:rPr>
            <w:rFonts w:ascii="Consolas" w:eastAsia="Times New Roman" w:hAnsi="Consolas" w:cs="Times New Roman"/>
            <w:sz w:val="20"/>
            <w:szCs w:val="20"/>
            <w:lang w:val="en-IN"/>
          </w:rPr>
          <w:t>);</w:t>
        </w:r>
      </w:ins>
    </w:p>
    <w:p w14:paraId="3265814C" w14:textId="77777777" w:rsidR="00D86DBF" w:rsidRDefault="00D86DBF" w:rsidP="00D86DBF">
      <w:pPr>
        <w:rPr>
          <w:ins w:id="950" w:author="Prerana Kulkarni" w:date="2024-03-23T08:42:00Z" w16du:dateUtc="2024-03-23T03:12:00Z"/>
        </w:rPr>
      </w:pPr>
    </w:p>
    <w:p w14:paraId="00B27C4E" w14:textId="77777777" w:rsidR="00D86DBF" w:rsidRDefault="00D86DBF" w:rsidP="00D86DBF">
      <w:pPr>
        <w:rPr>
          <w:ins w:id="951" w:author="Prerana Kulkarni" w:date="2024-03-23T08:42:00Z" w16du:dateUtc="2024-03-23T03:12:00Z"/>
        </w:rPr>
      </w:pPr>
    </w:p>
    <w:p w14:paraId="4ED0A86B" w14:textId="53D6A33F" w:rsidR="00D86DBF" w:rsidRDefault="00D86DBF">
      <w:pPr>
        <w:jc w:val="center"/>
        <w:pPrChange w:id="952" w:author="Prerana Kulkarni" w:date="2024-03-23T08:42:00Z" w16du:dateUtc="2024-03-23T03:12:00Z">
          <w:pPr>
            <w:numPr>
              <w:ilvl w:val="1"/>
              <w:numId w:val="1"/>
            </w:numPr>
            <w:ind w:left="1440" w:hanging="360"/>
          </w:pPr>
        </w:pPrChange>
      </w:pPr>
      <w:ins w:id="953" w:author="Prerana Kulkarni" w:date="2024-03-23T08:42:00Z" w16du:dateUtc="2024-03-23T03:12:00Z">
        <w:r w:rsidRPr="00D86DBF">
          <w:rPr>
            <w:noProof/>
          </w:rPr>
          <w:drawing>
            <wp:inline distT="0" distB="0" distL="0" distR="0" wp14:anchorId="6C418DF0" wp14:editId="07F09897">
              <wp:extent cx="5943600" cy="1398905"/>
              <wp:effectExtent l="0" t="0" r="0" b="0"/>
              <wp:docPr id="462407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07314" name=""/>
                      <pic:cNvPicPr/>
                    </pic:nvPicPr>
                    <pic:blipFill>
                      <a:blip r:embed="rId33"/>
                      <a:stretch>
                        <a:fillRect/>
                      </a:stretch>
                    </pic:blipFill>
                    <pic:spPr>
                      <a:xfrm>
                        <a:off x="0" y="0"/>
                        <a:ext cx="5943600" cy="1398905"/>
                      </a:xfrm>
                      <a:prstGeom prst="rect">
                        <a:avLst/>
                      </a:prstGeom>
                    </pic:spPr>
                  </pic:pic>
                </a:graphicData>
              </a:graphic>
            </wp:inline>
          </w:drawing>
        </w:r>
      </w:ins>
    </w:p>
    <w:p w14:paraId="2E93BBB3" w14:textId="77777777" w:rsidR="001D3F63" w:rsidRDefault="001D3F63">
      <w:pPr>
        <w:ind w:left="1440"/>
        <w:rPr>
          <w:ins w:id="954" w:author="Prerana Kulkarni" w:date="2024-03-23T08:55:00Z" w16du:dateUtc="2024-03-23T03:25:00Z"/>
        </w:rPr>
      </w:pPr>
    </w:p>
    <w:p w14:paraId="7506EA81" w14:textId="77777777" w:rsidR="00232E93" w:rsidRDefault="00232E93">
      <w:pPr>
        <w:ind w:left="1440"/>
        <w:rPr>
          <w:ins w:id="955" w:author="Prerana Kulkarni" w:date="2024-03-23T08:55:00Z" w16du:dateUtc="2024-03-23T03:25:00Z"/>
        </w:rPr>
      </w:pPr>
    </w:p>
    <w:p w14:paraId="5B5A7F98" w14:textId="77777777" w:rsidR="00232E93" w:rsidRDefault="00232E93">
      <w:pPr>
        <w:ind w:left="1440"/>
        <w:rPr>
          <w:ins w:id="956" w:author="Prerana Kulkarni" w:date="2024-03-23T08:55:00Z" w16du:dateUtc="2024-03-23T03:25:00Z"/>
        </w:rPr>
      </w:pPr>
    </w:p>
    <w:p w14:paraId="6BC6AAEC" w14:textId="77777777" w:rsidR="00232E93" w:rsidRDefault="00232E93">
      <w:pPr>
        <w:ind w:left="1440"/>
        <w:rPr>
          <w:ins w:id="957" w:author="Prerana Kulkarni" w:date="2024-03-23T08:55:00Z" w16du:dateUtc="2024-03-23T03:25:00Z"/>
        </w:rPr>
      </w:pPr>
    </w:p>
    <w:p w14:paraId="62435319" w14:textId="77777777" w:rsidR="00232E93" w:rsidRDefault="00232E93">
      <w:pPr>
        <w:ind w:left="1440"/>
        <w:rPr>
          <w:ins w:id="958" w:author="Prerana Kulkarni" w:date="2024-03-23T08:55:00Z" w16du:dateUtc="2024-03-23T03:25:00Z"/>
        </w:rPr>
      </w:pPr>
    </w:p>
    <w:p w14:paraId="224A03F0" w14:textId="77777777" w:rsidR="00232E93" w:rsidRDefault="00232E93">
      <w:pPr>
        <w:ind w:left="1440"/>
        <w:rPr>
          <w:ins w:id="959" w:author="Prerana Kulkarni" w:date="2024-03-23T08:55:00Z" w16du:dateUtc="2024-03-23T03:25:00Z"/>
        </w:rPr>
      </w:pPr>
    </w:p>
    <w:p w14:paraId="167D6069" w14:textId="77777777" w:rsidR="00232E93" w:rsidRDefault="00232E93">
      <w:pPr>
        <w:ind w:left="1440"/>
        <w:rPr>
          <w:ins w:id="960" w:author="Prerana Kulkarni" w:date="2024-03-23T08:55:00Z" w16du:dateUtc="2024-03-23T03:25:00Z"/>
        </w:rPr>
      </w:pPr>
    </w:p>
    <w:p w14:paraId="38B13F97" w14:textId="77777777" w:rsidR="00232E93" w:rsidRDefault="00232E93">
      <w:pPr>
        <w:ind w:left="1440"/>
      </w:pPr>
    </w:p>
    <w:p w14:paraId="2E93BBB4" w14:textId="77777777" w:rsidR="001D3F63" w:rsidRDefault="003E0CE5">
      <w:pPr>
        <w:numPr>
          <w:ilvl w:val="0"/>
          <w:numId w:val="1"/>
        </w:numPr>
        <w:rPr>
          <w:ins w:id="961" w:author="Prerana Kulkarni" w:date="2024-03-23T08:55:00Z" w16du:dateUtc="2024-03-23T03:25:00Z"/>
          <w:b/>
          <w:bCs/>
          <w:highlight w:val="cyan"/>
        </w:rPr>
      </w:pPr>
      <w:r w:rsidRPr="002025B3">
        <w:rPr>
          <w:b/>
          <w:bCs/>
          <w:highlight w:val="cyan"/>
          <w:rPrChange w:id="962" w:author="Prerana Kulkarni" w:date="2024-03-23T08:20:00Z" w16du:dateUtc="2024-03-23T02:50:00Z">
            <w:rPr/>
          </w:rPrChange>
        </w:rPr>
        <w:t>What is watershed segmentation and why is it used where regions generally touch?</w:t>
      </w:r>
    </w:p>
    <w:p w14:paraId="1D54143A" w14:textId="77777777" w:rsidR="00232E93" w:rsidRDefault="00232E93" w:rsidP="00232E93">
      <w:pPr>
        <w:rPr>
          <w:ins w:id="963" w:author="Prerana Kulkarni" w:date="2024-03-23T08:55:00Z" w16du:dateUtc="2024-03-23T03:25:00Z"/>
          <w:b/>
          <w:bCs/>
          <w:highlight w:val="cyan"/>
        </w:rPr>
      </w:pPr>
    </w:p>
    <w:p w14:paraId="37A55565" w14:textId="2657B790" w:rsidR="00232E93" w:rsidRPr="00E7597F" w:rsidRDefault="00232E93">
      <w:pPr>
        <w:ind w:left="720"/>
        <w:jc w:val="both"/>
        <w:rPr>
          <w:ins w:id="964" w:author="Prerana Kulkarni" w:date="2024-03-23T08:55:00Z" w16du:dateUtc="2024-03-23T03:25:00Z"/>
          <w:color w:val="31849B" w:themeColor="accent5" w:themeShade="BF"/>
          <w:rPrChange w:id="965" w:author="Prerana Kulkarni" w:date="2024-03-23T08:56:00Z" w16du:dateUtc="2024-03-23T03:26:00Z">
            <w:rPr>
              <w:ins w:id="966" w:author="Prerana Kulkarni" w:date="2024-03-23T08:55:00Z" w16du:dateUtc="2024-03-23T03:25:00Z"/>
              <w:b/>
              <w:bCs/>
            </w:rPr>
          </w:rPrChange>
        </w:rPr>
        <w:pPrChange w:id="967" w:author="Prerana Kulkarni" w:date="2024-03-30T09:24:00Z" w16du:dateUtc="2024-03-30T03:54:00Z">
          <w:pPr/>
        </w:pPrChange>
      </w:pPr>
      <w:ins w:id="968" w:author="Prerana Kulkarni" w:date="2024-03-23T08:55:00Z" w16du:dateUtc="2024-03-23T03:25:00Z">
        <w:r w:rsidRPr="00E7597F">
          <w:rPr>
            <w:color w:val="31849B" w:themeColor="accent5" w:themeShade="BF"/>
            <w:rPrChange w:id="969" w:author="Prerana Kulkarni" w:date="2024-03-23T08:56:00Z" w16du:dateUtc="2024-03-23T03:26:00Z">
              <w:rPr>
                <w:b/>
                <w:bCs/>
              </w:rPr>
            </w:rPrChange>
          </w:rPr>
          <w:t xml:space="preserve">Watershed segmentation is a technique used in image processing for separating touching objects in an image. It works by treating the image as a topographic surface where high intensity (light </w:t>
        </w:r>
        <w:proofErr w:type="spellStart"/>
        <w:r w:rsidRPr="00E7597F">
          <w:rPr>
            <w:color w:val="31849B" w:themeColor="accent5" w:themeShade="BF"/>
            <w:rPrChange w:id="970" w:author="Prerana Kulkarni" w:date="2024-03-23T08:56:00Z" w16du:dateUtc="2024-03-23T03:26:00Z">
              <w:rPr>
                <w:b/>
                <w:bCs/>
              </w:rPr>
            </w:rPrChange>
          </w:rPr>
          <w:t>pixe</w:t>
        </w:r>
      </w:ins>
      <w:ins w:id="971" w:author="Prerana Kulkarni" w:date="2024-03-30T09:24:00Z" w16du:dateUtc="2024-03-30T03:54:00Z">
        <w:r w:rsidR="00C7616F">
          <w:rPr>
            <w:color w:val="31849B" w:themeColor="accent5" w:themeShade="BF"/>
          </w:rPr>
          <w:t>s</w:t>
        </w:r>
      </w:ins>
      <w:ins w:id="972" w:author="Prerana Kulkarni" w:date="2024-03-23T08:55:00Z" w16du:dateUtc="2024-03-23T03:25:00Z">
        <w:r w:rsidRPr="00E7597F">
          <w:rPr>
            <w:color w:val="31849B" w:themeColor="accent5" w:themeShade="BF"/>
            <w:rPrChange w:id="973" w:author="Prerana Kulkarni" w:date="2024-03-23T08:56:00Z" w16du:dateUtc="2024-03-23T03:26:00Z">
              <w:rPr>
                <w:b/>
                <w:bCs/>
              </w:rPr>
            </w:rPrChange>
          </w:rPr>
          <w:t>ls</w:t>
        </w:r>
        <w:proofErr w:type="spellEnd"/>
        <w:r w:rsidRPr="00E7597F">
          <w:rPr>
            <w:color w:val="31849B" w:themeColor="accent5" w:themeShade="BF"/>
            <w:rPrChange w:id="974" w:author="Prerana Kulkarni" w:date="2024-03-23T08:56:00Z" w16du:dateUtc="2024-03-23T03:26:00Z">
              <w:rPr>
                <w:b/>
                <w:bCs/>
              </w:rPr>
            </w:rPrChange>
          </w:rPr>
          <w:t xml:space="preserve">) </w:t>
        </w:r>
      </w:ins>
      <w:ins w:id="975" w:author="Prerana Kulkarni" w:date="2024-03-23T08:56:00Z" w16du:dateUtc="2024-03-23T03:26:00Z">
        <w:r w:rsidR="00186C07" w:rsidRPr="00186C07">
          <w:rPr>
            <w:color w:val="31849B" w:themeColor="accent5" w:themeShade="BF"/>
          </w:rPr>
          <w:t>represents</w:t>
        </w:r>
      </w:ins>
      <w:ins w:id="976" w:author="Prerana Kulkarni" w:date="2024-03-23T08:55:00Z" w16du:dateUtc="2024-03-23T03:25:00Z">
        <w:r w:rsidRPr="00E7597F">
          <w:rPr>
            <w:color w:val="31849B" w:themeColor="accent5" w:themeShade="BF"/>
            <w:rPrChange w:id="977" w:author="Prerana Kulkarni" w:date="2024-03-23T08:56:00Z" w16du:dateUtc="2024-03-23T03:26:00Z">
              <w:rPr>
                <w:b/>
                <w:bCs/>
              </w:rPr>
            </w:rPrChange>
          </w:rPr>
          <w:t xml:space="preserve"> peaks and hills, and low intensity (dark pixels) represent</w:t>
        </w:r>
      </w:ins>
      <w:ins w:id="978" w:author="Prerana Kulkarni" w:date="2024-03-23T09:00:00Z" w16du:dateUtc="2024-03-23T03:30:00Z">
        <w:r w:rsidR="00E937D9">
          <w:rPr>
            <w:color w:val="31849B" w:themeColor="accent5" w:themeShade="BF"/>
          </w:rPr>
          <w:t>s</w:t>
        </w:r>
      </w:ins>
      <w:ins w:id="979" w:author="Prerana Kulkarni" w:date="2024-03-23T08:55:00Z" w16du:dateUtc="2024-03-23T03:25:00Z">
        <w:r w:rsidRPr="00E7597F">
          <w:rPr>
            <w:color w:val="31849B" w:themeColor="accent5" w:themeShade="BF"/>
            <w:rPrChange w:id="980" w:author="Prerana Kulkarni" w:date="2024-03-23T08:56:00Z" w16du:dateUtc="2024-03-23T03:26:00Z">
              <w:rPr>
                <w:b/>
                <w:bCs/>
              </w:rPr>
            </w:rPrChange>
          </w:rPr>
          <w:t xml:space="preserve"> valleys. The algorithm starts by filling isolated valleys (local minima) with different colored water (labels). As the water rises, depending on the peaks (gradients) nearby, water from different valleys with different colors will start to merge. To prevent this merging, barriers are built in locations where water merges, which are the boundaries of the objects. This process continues until all peaks are under water, and the barriers created give the segmentation result.</w:t>
        </w:r>
      </w:ins>
    </w:p>
    <w:p w14:paraId="5CC9C7A6" w14:textId="77777777" w:rsidR="00232E93" w:rsidRPr="00E7597F" w:rsidRDefault="00232E93">
      <w:pPr>
        <w:ind w:left="720"/>
        <w:jc w:val="both"/>
        <w:rPr>
          <w:ins w:id="981" w:author="Prerana Kulkarni" w:date="2024-03-23T08:55:00Z" w16du:dateUtc="2024-03-23T03:25:00Z"/>
          <w:color w:val="31849B" w:themeColor="accent5" w:themeShade="BF"/>
          <w:rPrChange w:id="982" w:author="Prerana Kulkarni" w:date="2024-03-23T08:56:00Z" w16du:dateUtc="2024-03-23T03:26:00Z">
            <w:rPr>
              <w:ins w:id="983" w:author="Prerana Kulkarni" w:date="2024-03-23T08:55:00Z" w16du:dateUtc="2024-03-23T03:25:00Z"/>
              <w:b/>
              <w:bCs/>
            </w:rPr>
          </w:rPrChange>
        </w:rPr>
        <w:pPrChange w:id="984" w:author="Prerana Kulkarni" w:date="2024-03-30T09:24:00Z" w16du:dateUtc="2024-03-30T03:54:00Z">
          <w:pPr/>
        </w:pPrChange>
      </w:pPr>
    </w:p>
    <w:p w14:paraId="63277E7B" w14:textId="5BD964C1" w:rsidR="00232E93" w:rsidRPr="00E7597F" w:rsidRDefault="00232E93">
      <w:pPr>
        <w:ind w:left="720"/>
        <w:jc w:val="both"/>
        <w:rPr>
          <w:ins w:id="985" w:author="Prerana Kulkarni" w:date="2024-03-23T08:55:00Z" w16du:dateUtc="2024-03-23T03:25:00Z"/>
          <w:color w:val="31849B" w:themeColor="accent5" w:themeShade="BF"/>
          <w:rPrChange w:id="986" w:author="Prerana Kulkarni" w:date="2024-03-23T08:56:00Z" w16du:dateUtc="2024-03-23T03:26:00Z">
            <w:rPr>
              <w:ins w:id="987" w:author="Prerana Kulkarni" w:date="2024-03-23T08:55:00Z" w16du:dateUtc="2024-03-23T03:25:00Z"/>
            </w:rPr>
          </w:rPrChange>
        </w:rPr>
        <w:pPrChange w:id="988" w:author="Prerana Kulkarni" w:date="2024-03-30T09:24:00Z" w16du:dateUtc="2024-03-30T03:54:00Z">
          <w:pPr/>
        </w:pPrChange>
      </w:pPr>
      <w:ins w:id="989" w:author="Prerana Kulkarni" w:date="2024-03-23T08:55:00Z" w16du:dateUtc="2024-03-23T03:25:00Z">
        <w:r w:rsidRPr="00E7597F">
          <w:rPr>
            <w:color w:val="31849B" w:themeColor="accent5" w:themeShade="BF"/>
            <w:rPrChange w:id="990" w:author="Prerana Kulkarni" w:date="2024-03-23T08:56:00Z" w16du:dateUtc="2024-03-23T03:26:00Z">
              <w:rPr>
                <w:b/>
                <w:bCs/>
              </w:rPr>
            </w:rPrChange>
          </w:rPr>
          <w:t>The watershed algorithm is particularly useful in scenarios where objects touch or overlap, making it difficult to segment them using simpler methods like thresholding and contour detection. These methods might treat a group of touching objects as a single object rather than multiple objects. The watershed algorithm, on the other hand, can detect and extract each individual object, even if they are touching or overlapping.</w:t>
        </w:r>
      </w:ins>
    </w:p>
    <w:p w14:paraId="42B9AAC2" w14:textId="77777777" w:rsidR="00232E93" w:rsidRPr="00232E93" w:rsidRDefault="00232E93">
      <w:pPr>
        <w:rPr>
          <w:highlight w:val="cyan"/>
          <w:rPrChange w:id="991" w:author="Prerana Kulkarni" w:date="2024-03-23T08:55:00Z" w16du:dateUtc="2024-03-23T03:25:00Z">
            <w:rPr/>
          </w:rPrChange>
        </w:rPr>
        <w:pPrChange w:id="992" w:author="Prerana Kulkarni" w:date="2024-03-23T08:55:00Z" w16du:dateUtc="2024-03-23T03:25:00Z">
          <w:pPr>
            <w:numPr>
              <w:numId w:val="1"/>
            </w:numPr>
            <w:ind w:left="720" w:hanging="360"/>
          </w:pPr>
        </w:pPrChange>
      </w:pPr>
    </w:p>
    <w:p w14:paraId="2E93BBB5" w14:textId="77777777" w:rsidR="001D3F63" w:rsidRDefault="003E0CE5">
      <w:pPr>
        <w:numPr>
          <w:ilvl w:val="1"/>
          <w:numId w:val="1"/>
        </w:numPr>
      </w:pPr>
      <w:r>
        <w:t>Using Cards.png, segment the cards.</w:t>
      </w:r>
    </w:p>
    <w:p w14:paraId="2E93BBB6" w14:textId="77777777" w:rsidR="001D3F63" w:rsidRDefault="001D3F63">
      <w:pPr>
        <w:ind w:left="1440"/>
      </w:pPr>
    </w:p>
    <w:p w14:paraId="2E93BBB7" w14:textId="3186BDA0" w:rsidR="001D3F63" w:rsidRDefault="003E0CE5">
      <w:pPr>
        <w:ind w:left="1440"/>
      </w:pPr>
      <w:r>
        <w:rPr>
          <w:noProof/>
        </w:rPr>
        <w:lastRenderedPageBreak/>
        <w:drawing>
          <wp:inline distT="114300" distB="114300" distL="114300" distR="114300" wp14:anchorId="2E93BBD3" wp14:editId="17AE7550">
            <wp:extent cx="1538095" cy="1310456"/>
            <wp:effectExtent l="0" t="0" r="5080" b="4445"/>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1544172" cy="1315634"/>
                    </a:xfrm>
                    <a:prstGeom prst="rect">
                      <a:avLst/>
                    </a:prstGeom>
                    <a:ln/>
                  </pic:spPr>
                </pic:pic>
              </a:graphicData>
            </a:graphic>
          </wp:inline>
        </w:drawing>
      </w:r>
      <w:ins w:id="993" w:author="Prerana Kulkarni" w:date="2024-03-23T08:46:00Z" w16du:dateUtc="2024-03-23T03:16:00Z">
        <w:r w:rsidR="0001496C">
          <w:t xml:space="preserve">  </w:t>
        </w:r>
      </w:ins>
      <w:r>
        <w:t>TO</w:t>
      </w:r>
      <w:ins w:id="994" w:author="Prerana Kulkarni" w:date="2024-03-23T08:46:00Z" w16du:dateUtc="2024-03-23T03:16:00Z">
        <w:r w:rsidR="0001496C">
          <w:t xml:space="preserve">  </w:t>
        </w:r>
      </w:ins>
      <w:moveToRangeStart w:id="995" w:author="Prerana Kulkarni" w:date="2024-03-23T08:46:00Z" w:name="move162075992"/>
      <w:moveTo w:id="996" w:author="Prerana Kulkarni" w:date="2024-03-23T08:46:00Z" w16du:dateUtc="2024-03-23T03:16:00Z">
        <w:r w:rsidR="0001496C">
          <w:rPr>
            <w:noProof/>
          </w:rPr>
          <w:drawing>
            <wp:inline distT="114300" distB="114300" distL="114300" distR="114300" wp14:anchorId="19002576" wp14:editId="06CF28AC">
              <wp:extent cx="1585664" cy="1215302"/>
              <wp:effectExtent l="0" t="0" r="0" b="4445"/>
              <wp:docPr id="26279732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rcRect/>
                      <a:stretch>
                        <a:fillRect/>
                      </a:stretch>
                    </pic:blipFill>
                    <pic:spPr>
                      <a:xfrm>
                        <a:off x="0" y="0"/>
                        <a:ext cx="1598001" cy="1224757"/>
                      </a:xfrm>
                      <a:prstGeom prst="rect">
                        <a:avLst/>
                      </a:prstGeom>
                      <a:ln/>
                    </pic:spPr>
                  </pic:pic>
                </a:graphicData>
              </a:graphic>
            </wp:inline>
          </w:drawing>
        </w:r>
      </w:moveTo>
      <w:moveToRangeEnd w:id="995"/>
    </w:p>
    <w:p w14:paraId="2E93BBB8" w14:textId="77777777" w:rsidR="001D3F63" w:rsidRDefault="001D3F63">
      <w:pPr>
        <w:ind w:left="1440"/>
      </w:pPr>
    </w:p>
    <w:p w14:paraId="2E93BBB9" w14:textId="64ABF718" w:rsidR="001D3F63" w:rsidRDefault="003E0CE5">
      <w:pPr>
        <w:ind w:left="1440"/>
      </w:pPr>
      <w:moveFromRangeStart w:id="997" w:author="Prerana Kulkarni" w:date="2024-03-23T08:46:00Z" w:name="move162075992"/>
      <w:moveFrom w:id="998" w:author="Prerana Kulkarni" w:date="2024-03-23T08:46:00Z" w16du:dateUtc="2024-03-23T03:16:00Z">
        <w:r w:rsidDel="0001496C">
          <w:rPr>
            <w:noProof/>
          </w:rPr>
          <w:drawing>
            <wp:inline distT="114300" distB="114300" distL="114300" distR="114300" wp14:anchorId="2E93BBD5" wp14:editId="1F77B27F">
              <wp:extent cx="1316102" cy="956685"/>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rcRect/>
                      <a:stretch>
                        <a:fillRect/>
                      </a:stretch>
                    </pic:blipFill>
                    <pic:spPr>
                      <a:xfrm>
                        <a:off x="0" y="0"/>
                        <a:ext cx="1321965" cy="960947"/>
                      </a:xfrm>
                      <a:prstGeom prst="rect">
                        <a:avLst/>
                      </a:prstGeom>
                      <a:ln/>
                    </pic:spPr>
                  </pic:pic>
                </a:graphicData>
              </a:graphic>
            </wp:inline>
          </w:drawing>
        </w:r>
      </w:moveFrom>
      <w:moveFromRangeEnd w:id="997"/>
    </w:p>
    <w:p w14:paraId="2E93BBBA" w14:textId="77777777" w:rsidR="001D3F63" w:rsidRDefault="003E0CE5">
      <w:pPr>
        <w:ind w:left="1440"/>
        <w:rPr>
          <w:ins w:id="999" w:author="Prerana Kulkarni" w:date="2024-03-30T09:11:00Z" w16du:dateUtc="2024-03-30T03:41:00Z"/>
        </w:rPr>
      </w:pPr>
      <w:r>
        <w:t>(Example is indicative. You can show the results in any way you like)</w:t>
      </w:r>
    </w:p>
    <w:p w14:paraId="515FD1C8" w14:textId="77777777" w:rsidR="00D870F7" w:rsidRDefault="00D870F7">
      <w:pPr>
        <w:ind w:left="1440"/>
        <w:rPr>
          <w:ins w:id="1000" w:author="Prerana Kulkarni" w:date="2024-03-30T09:11:00Z" w16du:dateUtc="2024-03-30T03:41:00Z"/>
        </w:rPr>
      </w:pPr>
    </w:p>
    <w:p w14:paraId="2933C6E1" w14:textId="77777777" w:rsidR="00D870F7" w:rsidRPr="00D870F7" w:rsidRDefault="00D870F7" w:rsidP="00D870F7">
      <w:pPr>
        <w:spacing w:line="240" w:lineRule="auto"/>
        <w:rPr>
          <w:ins w:id="1001" w:author="Prerana Kulkarni" w:date="2024-03-30T09:11:00Z" w16du:dateUtc="2024-03-30T03:41:00Z"/>
          <w:rFonts w:ascii="Consolas" w:eastAsia="Times New Roman" w:hAnsi="Consolas" w:cs="Times New Roman"/>
          <w:sz w:val="20"/>
          <w:szCs w:val="20"/>
          <w:lang w:val="en-IN"/>
        </w:rPr>
      </w:pPr>
    </w:p>
    <w:p w14:paraId="42617C21" w14:textId="77777777" w:rsidR="00D870F7" w:rsidRPr="00D870F7" w:rsidRDefault="00D870F7">
      <w:pPr>
        <w:spacing w:line="240" w:lineRule="auto"/>
        <w:ind w:left="720"/>
        <w:rPr>
          <w:ins w:id="1002" w:author="Prerana Kulkarni" w:date="2024-03-30T09:11:00Z" w16du:dateUtc="2024-03-30T03:41:00Z"/>
          <w:rFonts w:ascii="Consolas" w:eastAsia="Times New Roman" w:hAnsi="Consolas" w:cs="Times New Roman"/>
          <w:sz w:val="20"/>
          <w:szCs w:val="20"/>
          <w:lang w:val="en-IN"/>
        </w:rPr>
        <w:pPrChange w:id="1003" w:author="Prerana Kulkarni" w:date="2024-03-30T09:12:00Z" w16du:dateUtc="2024-03-30T03:42:00Z">
          <w:pPr>
            <w:spacing w:line="240" w:lineRule="auto"/>
          </w:pPr>
        </w:pPrChange>
      </w:pPr>
      <w:ins w:id="1004" w:author="Prerana Kulkarni" w:date="2024-03-30T09:11:00Z" w16du:dateUtc="2024-03-30T03:41:00Z">
        <w:r w:rsidRPr="00D870F7">
          <w:rPr>
            <w:rFonts w:ascii="Consolas" w:eastAsia="Times New Roman" w:hAnsi="Consolas" w:cs="Times New Roman"/>
            <w:color w:val="008013"/>
            <w:sz w:val="20"/>
            <w:szCs w:val="20"/>
            <w:lang w:val="en-IN"/>
          </w:rPr>
          <w:t>% Load the image</w:t>
        </w:r>
      </w:ins>
    </w:p>
    <w:p w14:paraId="30E3E863" w14:textId="77777777" w:rsidR="00D870F7" w:rsidRPr="00D870F7" w:rsidRDefault="00D870F7">
      <w:pPr>
        <w:spacing w:line="240" w:lineRule="auto"/>
        <w:ind w:left="720"/>
        <w:rPr>
          <w:ins w:id="1005" w:author="Prerana Kulkarni" w:date="2024-03-30T09:11:00Z" w16du:dateUtc="2024-03-30T03:41:00Z"/>
          <w:rFonts w:ascii="Consolas" w:eastAsia="Times New Roman" w:hAnsi="Consolas" w:cs="Times New Roman"/>
          <w:sz w:val="20"/>
          <w:szCs w:val="20"/>
          <w:lang w:val="en-IN"/>
        </w:rPr>
        <w:pPrChange w:id="1006" w:author="Prerana Kulkarni" w:date="2024-03-30T09:12:00Z" w16du:dateUtc="2024-03-30T03:42:00Z">
          <w:pPr>
            <w:spacing w:line="240" w:lineRule="auto"/>
          </w:pPr>
        </w:pPrChange>
      </w:pPr>
      <w:proofErr w:type="spellStart"/>
      <w:ins w:id="1007" w:author="Prerana Kulkarni" w:date="2024-03-30T09:11:00Z" w16du:dateUtc="2024-03-30T03:41:00Z">
        <w:r w:rsidRPr="00D870F7">
          <w:rPr>
            <w:rFonts w:ascii="Consolas" w:eastAsia="Times New Roman" w:hAnsi="Consolas" w:cs="Times New Roman"/>
            <w:sz w:val="20"/>
            <w:szCs w:val="20"/>
            <w:lang w:val="en-IN"/>
          </w:rPr>
          <w:t>im</w:t>
        </w:r>
        <w:proofErr w:type="spellEnd"/>
        <w:r w:rsidRPr="00D870F7">
          <w:rPr>
            <w:rFonts w:ascii="Consolas" w:eastAsia="Times New Roman" w:hAnsi="Consolas" w:cs="Times New Roman"/>
            <w:sz w:val="20"/>
            <w:szCs w:val="20"/>
            <w:lang w:val="en-IN"/>
          </w:rPr>
          <w:t xml:space="preserve"> = </w:t>
        </w:r>
        <w:proofErr w:type="spellStart"/>
        <w:r w:rsidRPr="00D870F7">
          <w:rPr>
            <w:rFonts w:ascii="Consolas" w:eastAsia="Times New Roman" w:hAnsi="Consolas" w:cs="Times New Roman"/>
            <w:sz w:val="20"/>
            <w:szCs w:val="20"/>
            <w:lang w:val="en-IN"/>
          </w:rPr>
          <w:t>imread</w:t>
        </w:r>
        <w:proofErr w:type="spellEnd"/>
        <w:r w:rsidRPr="00D870F7">
          <w:rPr>
            <w:rFonts w:ascii="Consolas" w:eastAsia="Times New Roman" w:hAnsi="Consolas" w:cs="Times New Roman"/>
            <w:sz w:val="20"/>
            <w:szCs w:val="20"/>
            <w:lang w:val="en-IN"/>
          </w:rPr>
          <w:t>(</w:t>
        </w:r>
        <w:r w:rsidRPr="00D870F7">
          <w:rPr>
            <w:rFonts w:ascii="Consolas" w:eastAsia="Times New Roman" w:hAnsi="Consolas" w:cs="Times New Roman"/>
            <w:color w:val="A709F5"/>
            <w:sz w:val="20"/>
            <w:szCs w:val="20"/>
            <w:lang w:val="en-IN"/>
          </w:rPr>
          <w:t>'Cards.png'</w:t>
        </w:r>
        <w:r w:rsidRPr="00D870F7">
          <w:rPr>
            <w:rFonts w:ascii="Consolas" w:eastAsia="Times New Roman" w:hAnsi="Consolas" w:cs="Times New Roman"/>
            <w:sz w:val="20"/>
            <w:szCs w:val="20"/>
            <w:lang w:val="en-IN"/>
          </w:rPr>
          <w:t>);</w:t>
        </w:r>
      </w:ins>
    </w:p>
    <w:p w14:paraId="3256F51C" w14:textId="77777777" w:rsidR="00D870F7" w:rsidRPr="00D870F7" w:rsidRDefault="00D870F7">
      <w:pPr>
        <w:spacing w:line="240" w:lineRule="auto"/>
        <w:ind w:left="720"/>
        <w:rPr>
          <w:ins w:id="1008" w:author="Prerana Kulkarni" w:date="2024-03-30T09:11:00Z" w16du:dateUtc="2024-03-30T03:41:00Z"/>
          <w:rFonts w:ascii="Consolas" w:eastAsia="Times New Roman" w:hAnsi="Consolas" w:cs="Times New Roman"/>
          <w:sz w:val="20"/>
          <w:szCs w:val="20"/>
          <w:lang w:val="en-IN"/>
        </w:rPr>
        <w:pPrChange w:id="1009" w:author="Prerana Kulkarni" w:date="2024-03-30T09:12:00Z" w16du:dateUtc="2024-03-30T03:42:00Z">
          <w:pPr>
            <w:spacing w:line="240" w:lineRule="auto"/>
          </w:pPr>
        </w:pPrChange>
      </w:pPr>
    </w:p>
    <w:p w14:paraId="4D05F02A" w14:textId="77777777" w:rsidR="00D870F7" w:rsidRPr="00D870F7" w:rsidRDefault="00D870F7">
      <w:pPr>
        <w:spacing w:line="240" w:lineRule="auto"/>
        <w:ind w:left="720"/>
        <w:rPr>
          <w:ins w:id="1010" w:author="Prerana Kulkarni" w:date="2024-03-30T09:11:00Z" w16du:dateUtc="2024-03-30T03:41:00Z"/>
          <w:rFonts w:ascii="Consolas" w:eastAsia="Times New Roman" w:hAnsi="Consolas" w:cs="Times New Roman"/>
          <w:sz w:val="20"/>
          <w:szCs w:val="20"/>
          <w:lang w:val="en-IN"/>
        </w:rPr>
        <w:pPrChange w:id="1011" w:author="Prerana Kulkarni" w:date="2024-03-30T09:12:00Z" w16du:dateUtc="2024-03-30T03:42:00Z">
          <w:pPr>
            <w:spacing w:line="240" w:lineRule="auto"/>
          </w:pPr>
        </w:pPrChange>
      </w:pPr>
      <w:ins w:id="1012" w:author="Prerana Kulkarni" w:date="2024-03-30T09:11:00Z" w16du:dateUtc="2024-03-30T03:41:00Z">
        <w:r w:rsidRPr="00D870F7">
          <w:rPr>
            <w:rFonts w:ascii="Consolas" w:eastAsia="Times New Roman" w:hAnsi="Consolas" w:cs="Times New Roman"/>
            <w:color w:val="008013"/>
            <w:sz w:val="20"/>
            <w:szCs w:val="20"/>
            <w:lang w:val="en-IN"/>
          </w:rPr>
          <w:t>% Convert the image to grayscale</w:t>
        </w:r>
      </w:ins>
    </w:p>
    <w:p w14:paraId="77DB4F8D" w14:textId="77777777" w:rsidR="00D870F7" w:rsidRPr="00D870F7" w:rsidRDefault="00D870F7">
      <w:pPr>
        <w:spacing w:line="240" w:lineRule="auto"/>
        <w:ind w:left="720"/>
        <w:rPr>
          <w:ins w:id="1013" w:author="Prerana Kulkarni" w:date="2024-03-30T09:11:00Z" w16du:dateUtc="2024-03-30T03:41:00Z"/>
          <w:rFonts w:ascii="Consolas" w:eastAsia="Times New Roman" w:hAnsi="Consolas" w:cs="Times New Roman"/>
          <w:sz w:val="20"/>
          <w:szCs w:val="20"/>
          <w:lang w:val="en-IN"/>
        </w:rPr>
        <w:pPrChange w:id="1014" w:author="Prerana Kulkarni" w:date="2024-03-30T09:12:00Z" w16du:dateUtc="2024-03-30T03:42:00Z">
          <w:pPr>
            <w:spacing w:line="240" w:lineRule="auto"/>
          </w:pPr>
        </w:pPrChange>
      </w:pPr>
      <w:proofErr w:type="spellStart"/>
      <w:ins w:id="1015" w:author="Prerana Kulkarni" w:date="2024-03-30T09:11:00Z" w16du:dateUtc="2024-03-30T03:41:00Z">
        <w:r w:rsidRPr="00D870F7">
          <w:rPr>
            <w:rFonts w:ascii="Consolas" w:eastAsia="Times New Roman" w:hAnsi="Consolas" w:cs="Times New Roman"/>
            <w:sz w:val="20"/>
            <w:szCs w:val="20"/>
            <w:lang w:val="en-IN"/>
          </w:rPr>
          <w:t>gray</w:t>
        </w:r>
        <w:proofErr w:type="spellEnd"/>
        <w:r w:rsidRPr="00D870F7">
          <w:rPr>
            <w:rFonts w:ascii="Consolas" w:eastAsia="Times New Roman" w:hAnsi="Consolas" w:cs="Times New Roman"/>
            <w:sz w:val="20"/>
            <w:szCs w:val="20"/>
            <w:lang w:val="en-IN"/>
          </w:rPr>
          <w:t xml:space="preserve"> = rgb2gray(</w:t>
        </w:r>
        <w:proofErr w:type="spellStart"/>
        <w:r w:rsidRPr="00D870F7">
          <w:rPr>
            <w:rFonts w:ascii="Consolas" w:eastAsia="Times New Roman" w:hAnsi="Consolas" w:cs="Times New Roman"/>
            <w:sz w:val="20"/>
            <w:szCs w:val="20"/>
            <w:lang w:val="en-IN"/>
          </w:rPr>
          <w:t>im</w:t>
        </w:r>
        <w:proofErr w:type="spellEnd"/>
        <w:r w:rsidRPr="00D870F7">
          <w:rPr>
            <w:rFonts w:ascii="Consolas" w:eastAsia="Times New Roman" w:hAnsi="Consolas" w:cs="Times New Roman"/>
            <w:sz w:val="20"/>
            <w:szCs w:val="20"/>
            <w:lang w:val="en-IN"/>
          </w:rPr>
          <w:t>);</w:t>
        </w:r>
      </w:ins>
    </w:p>
    <w:p w14:paraId="3387BB53" w14:textId="77777777" w:rsidR="00D870F7" w:rsidRPr="00D870F7" w:rsidRDefault="00D870F7">
      <w:pPr>
        <w:spacing w:line="240" w:lineRule="auto"/>
        <w:ind w:left="720"/>
        <w:rPr>
          <w:ins w:id="1016" w:author="Prerana Kulkarni" w:date="2024-03-30T09:11:00Z" w16du:dateUtc="2024-03-30T03:41:00Z"/>
          <w:rFonts w:ascii="Consolas" w:eastAsia="Times New Roman" w:hAnsi="Consolas" w:cs="Times New Roman"/>
          <w:sz w:val="20"/>
          <w:szCs w:val="20"/>
          <w:lang w:val="en-IN"/>
        </w:rPr>
        <w:pPrChange w:id="1017" w:author="Prerana Kulkarni" w:date="2024-03-30T09:12:00Z" w16du:dateUtc="2024-03-30T03:42:00Z">
          <w:pPr>
            <w:spacing w:line="240" w:lineRule="auto"/>
          </w:pPr>
        </w:pPrChange>
      </w:pPr>
    </w:p>
    <w:p w14:paraId="792A3697" w14:textId="77777777" w:rsidR="00D870F7" w:rsidRPr="00D870F7" w:rsidRDefault="00D870F7">
      <w:pPr>
        <w:spacing w:line="240" w:lineRule="auto"/>
        <w:ind w:left="720"/>
        <w:rPr>
          <w:ins w:id="1018" w:author="Prerana Kulkarni" w:date="2024-03-30T09:11:00Z" w16du:dateUtc="2024-03-30T03:41:00Z"/>
          <w:rFonts w:ascii="Consolas" w:eastAsia="Times New Roman" w:hAnsi="Consolas" w:cs="Times New Roman"/>
          <w:sz w:val="20"/>
          <w:szCs w:val="20"/>
          <w:lang w:val="en-IN"/>
        </w:rPr>
        <w:pPrChange w:id="1019" w:author="Prerana Kulkarni" w:date="2024-03-30T09:12:00Z" w16du:dateUtc="2024-03-30T03:42:00Z">
          <w:pPr>
            <w:spacing w:line="240" w:lineRule="auto"/>
          </w:pPr>
        </w:pPrChange>
      </w:pPr>
      <w:ins w:id="1020" w:author="Prerana Kulkarni" w:date="2024-03-30T09:11:00Z" w16du:dateUtc="2024-03-30T03:41:00Z">
        <w:r w:rsidRPr="00D870F7">
          <w:rPr>
            <w:rFonts w:ascii="Consolas" w:eastAsia="Times New Roman" w:hAnsi="Consolas" w:cs="Times New Roman"/>
            <w:color w:val="008013"/>
            <w:sz w:val="20"/>
            <w:szCs w:val="20"/>
            <w:lang w:val="en-IN"/>
          </w:rPr>
          <w:t>% Apply Otsu's thresholding</w:t>
        </w:r>
      </w:ins>
    </w:p>
    <w:p w14:paraId="637D3E15" w14:textId="77777777" w:rsidR="00D870F7" w:rsidRPr="00D870F7" w:rsidRDefault="00D870F7">
      <w:pPr>
        <w:spacing w:line="240" w:lineRule="auto"/>
        <w:ind w:left="720"/>
        <w:rPr>
          <w:ins w:id="1021" w:author="Prerana Kulkarni" w:date="2024-03-30T09:11:00Z" w16du:dateUtc="2024-03-30T03:41:00Z"/>
          <w:rFonts w:ascii="Consolas" w:eastAsia="Times New Roman" w:hAnsi="Consolas" w:cs="Times New Roman"/>
          <w:sz w:val="20"/>
          <w:szCs w:val="20"/>
          <w:lang w:val="en-IN"/>
        </w:rPr>
        <w:pPrChange w:id="1022" w:author="Prerana Kulkarni" w:date="2024-03-30T09:12:00Z" w16du:dateUtc="2024-03-30T03:42:00Z">
          <w:pPr>
            <w:spacing w:line="240" w:lineRule="auto"/>
          </w:pPr>
        </w:pPrChange>
      </w:pPr>
      <w:proofErr w:type="spellStart"/>
      <w:ins w:id="1023" w:author="Prerana Kulkarni" w:date="2024-03-30T09:11:00Z" w16du:dateUtc="2024-03-30T03:41:00Z">
        <w:r w:rsidRPr="00D870F7">
          <w:rPr>
            <w:rFonts w:ascii="Consolas" w:eastAsia="Times New Roman" w:hAnsi="Consolas" w:cs="Times New Roman"/>
            <w:sz w:val="20"/>
            <w:szCs w:val="20"/>
            <w:lang w:val="en-IN"/>
          </w:rPr>
          <w:t>bw</w:t>
        </w:r>
        <w:proofErr w:type="spellEnd"/>
        <w:r w:rsidRPr="00D870F7">
          <w:rPr>
            <w:rFonts w:ascii="Consolas" w:eastAsia="Times New Roman" w:hAnsi="Consolas" w:cs="Times New Roman"/>
            <w:sz w:val="20"/>
            <w:szCs w:val="20"/>
            <w:lang w:val="en-IN"/>
          </w:rPr>
          <w:t xml:space="preserve"> = </w:t>
        </w:r>
        <w:proofErr w:type="spellStart"/>
        <w:r w:rsidRPr="00D870F7">
          <w:rPr>
            <w:rFonts w:ascii="Consolas" w:eastAsia="Times New Roman" w:hAnsi="Consolas" w:cs="Times New Roman"/>
            <w:sz w:val="20"/>
            <w:szCs w:val="20"/>
            <w:lang w:val="en-IN"/>
          </w:rPr>
          <w:t>imbinarize</w:t>
        </w:r>
        <w:proofErr w:type="spellEnd"/>
        <w:r w:rsidRPr="00D870F7">
          <w:rPr>
            <w:rFonts w:ascii="Consolas" w:eastAsia="Times New Roman" w:hAnsi="Consolas" w:cs="Times New Roman"/>
            <w:sz w:val="20"/>
            <w:szCs w:val="20"/>
            <w:lang w:val="en-IN"/>
          </w:rPr>
          <w:t>(</w:t>
        </w:r>
        <w:proofErr w:type="spellStart"/>
        <w:r w:rsidRPr="00D870F7">
          <w:rPr>
            <w:rFonts w:ascii="Consolas" w:eastAsia="Times New Roman" w:hAnsi="Consolas" w:cs="Times New Roman"/>
            <w:sz w:val="20"/>
            <w:szCs w:val="20"/>
            <w:lang w:val="en-IN"/>
          </w:rPr>
          <w:t>gray</w:t>
        </w:r>
        <w:proofErr w:type="spellEnd"/>
        <w:r w:rsidRPr="00D870F7">
          <w:rPr>
            <w:rFonts w:ascii="Consolas" w:eastAsia="Times New Roman" w:hAnsi="Consolas" w:cs="Times New Roman"/>
            <w:sz w:val="20"/>
            <w:szCs w:val="20"/>
            <w:lang w:val="en-IN"/>
          </w:rPr>
          <w:t>);</w:t>
        </w:r>
      </w:ins>
    </w:p>
    <w:p w14:paraId="56C395F3" w14:textId="77777777" w:rsidR="00D870F7" w:rsidRPr="00D870F7" w:rsidRDefault="00D870F7">
      <w:pPr>
        <w:spacing w:line="240" w:lineRule="auto"/>
        <w:ind w:left="720"/>
        <w:rPr>
          <w:ins w:id="1024" w:author="Prerana Kulkarni" w:date="2024-03-30T09:11:00Z" w16du:dateUtc="2024-03-30T03:41:00Z"/>
          <w:rFonts w:ascii="Consolas" w:eastAsia="Times New Roman" w:hAnsi="Consolas" w:cs="Times New Roman"/>
          <w:sz w:val="20"/>
          <w:szCs w:val="20"/>
          <w:lang w:val="en-IN"/>
        </w:rPr>
        <w:pPrChange w:id="1025" w:author="Prerana Kulkarni" w:date="2024-03-30T09:12:00Z" w16du:dateUtc="2024-03-30T03:42:00Z">
          <w:pPr>
            <w:spacing w:line="240" w:lineRule="auto"/>
          </w:pPr>
        </w:pPrChange>
      </w:pPr>
    </w:p>
    <w:p w14:paraId="285C81D1" w14:textId="77777777" w:rsidR="00D870F7" w:rsidRPr="00D870F7" w:rsidRDefault="00D870F7">
      <w:pPr>
        <w:spacing w:line="240" w:lineRule="auto"/>
        <w:ind w:left="720"/>
        <w:rPr>
          <w:ins w:id="1026" w:author="Prerana Kulkarni" w:date="2024-03-30T09:11:00Z" w16du:dateUtc="2024-03-30T03:41:00Z"/>
          <w:rFonts w:ascii="Consolas" w:eastAsia="Times New Roman" w:hAnsi="Consolas" w:cs="Times New Roman"/>
          <w:sz w:val="20"/>
          <w:szCs w:val="20"/>
          <w:lang w:val="en-IN"/>
        </w:rPr>
        <w:pPrChange w:id="1027" w:author="Prerana Kulkarni" w:date="2024-03-30T09:12:00Z" w16du:dateUtc="2024-03-30T03:42:00Z">
          <w:pPr>
            <w:spacing w:line="240" w:lineRule="auto"/>
          </w:pPr>
        </w:pPrChange>
      </w:pPr>
      <w:ins w:id="1028" w:author="Prerana Kulkarni" w:date="2024-03-30T09:11:00Z" w16du:dateUtc="2024-03-30T03:41:00Z">
        <w:r w:rsidRPr="00D870F7">
          <w:rPr>
            <w:rFonts w:ascii="Consolas" w:eastAsia="Times New Roman" w:hAnsi="Consolas" w:cs="Times New Roman"/>
            <w:color w:val="008013"/>
            <w:sz w:val="20"/>
            <w:szCs w:val="20"/>
            <w:lang w:val="en-IN"/>
          </w:rPr>
          <w:t>% Compute the Euclidean Distance Transform</w:t>
        </w:r>
      </w:ins>
    </w:p>
    <w:p w14:paraId="7FECF009" w14:textId="77777777" w:rsidR="00D870F7" w:rsidRPr="00D870F7" w:rsidRDefault="00D870F7">
      <w:pPr>
        <w:spacing w:line="240" w:lineRule="auto"/>
        <w:ind w:left="720"/>
        <w:rPr>
          <w:ins w:id="1029" w:author="Prerana Kulkarni" w:date="2024-03-30T09:11:00Z" w16du:dateUtc="2024-03-30T03:41:00Z"/>
          <w:rFonts w:ascii="Consolas" w:eastAsia="Times New Roman" w:hAnsi="Consolas" w:cs="Times New Roman"/>
          <w:sz w:val="20"/>
          <w:szCs w:val="20"/>
          <w:lang w:val="en-IN"/>
        </w:rPr>
        <w:pPrChange w:id="1030" w:author="Prerana Kulkarni" w:date="2024-03-30T09:12:00Z" w16du:dateUtc="2024-03-30T03:42:00Z">
          <w:pPr>
            <w:spacing w:line="240" w:lineRule="auto"/>
          </w:pPr>
        </w:pPrChange>
      </w:pPr>
      <w:ins w:id="1031" w:author="Prerana Kulkarni" w:date="2024-03-30T09:11:00Z" w16du:dateUtc="2024-03-30T03:41:00Z">
        <w:r w:rsidRPr="00D870F7">
          <w:rPr>
            <w:rFonts w:ascii="Consolas" w:eastAsia="Times New Roman" w:hAnsi="Consolas" w:cs="Times New Roman"/>
            <w:sz w:val="20"/>
            <w:szCs w:val="20"/>
            <w:lang w:val="en-IN"/>
          </w:rPr>
          <w:t xml:space="preserve">D = </w:t>
        </w:r>
        <w:proofErr w:type="spellStart"/>
        <w:r w:rsidRPr="00D870F7">
          <w:rPr>
            <w:rFonts w:ascii="Consolas" w:eastAsia="Times New Roman" w:hAnsi="Consolas" w:cs="Times New Roman"/>
            <w:sz w:val="20"/>
            <w:szCs w:val="20"/>
            <w:lang w:val="en-IN"/>
          </w:rPr>
          <w:t>bwdist</w:t>
        </w:r>
        <w:proofErr w:type="spellEnd"/>
        <w:r w:rsidRPr="00D870F7">
          <w:rPr>
            <w:rFonts w:ascii="Consolas" w:eastAsia="Times New Roman" w:hAnsi="Consolas" w:cs="Times New Roman"/>
            <w:sz w:val="20"/>
            <w:szCs w:val="20"/>
            <w:lang w:val="en-IN"/>
          </w:rPr>
          <w:t>(~</w:t>
        </w:r>
        <w:proofErr w:type="spellStart"/>
        <w:r w:rsidRPr="00D870F7">
          <w:rPr>
            <w:rFonts w:ascii="Consolas" w:eastAsia="Times New Roman" w:hAnsi="Consolas" w:cs="Times New Roman"/>
            <w:sz w:val="20"/>
            <w:szCs w:val="20"/>
            <w:lang w:val="en-IN"/>
          </w:rPr>
          <w:t>bw</w:t>
        </w:r>
        <w:proofErr w:type="spellEnd"/>
        <w:r w:rsidRPr="00D870F7">
          <w:rPr>
            <w:rFonts w:ascii="Consolas" w:eastAsia="Times New Roman" w:hAnsi="Consolas" w:cs="Times New Roman"/>
            <w:sz w:val="20"/>
            <w:szCs w:val="20"/>
            <w:lang w:val="en-IN"/>
          </w:rPr>
          <w:t>);</w:t>
        </w:r>
      </w:ins>
    </w:p>
    <w:p w14:paraId="3FC1838E" w14:textId="77777777" w:rsidR="00D870F7" w:rsidRPr="00D870F7" w:rsidRDefault="00D870F7">
      <w:pPr>
        <w:spacing w:line="240" w:lineRule="auto"/>
        <w:ind w:left="720"/>
        <w:rPr>
          <w:ins w:id="1032" w:author="Prerana Kulkarni" w:date="2024-03-30T09:11:00Z" w16du:dateUtc="2024-03-30T03:41:00Z"/>
          <w:rFonts w:ascii="Consolas" w:eastAsia="Times New Roman" w:hAnsi="Consolas" w:cs="Times New Roman"/>
          <w:sz w:val="20"/>
          <w:szCs w:val="20"/>
          <w:lang w:val="en-IN"/>
        </w:rPr>
        <w:pPrChange w:id="1033" w:author="Prerana Kulkarni" w:date="2024-03-30T09:12:00Z" w16du:dateUtc="2024-03-30T03:42:00Z">
          <w:pPr>
            <w:spacing w:line="240" w:lineRule="auto"/>
          </w:pPr>
        </w:pPrChange>
      </w:pPr>
    </w:p>
    <w:p w14:paraId="7DE0A2D8" w14:textId="77777777" w:rsidR="00D870F7" w:rsidRPr="00D870F7" w:rsidRDefault="00D870F7">
      <w:pPr>
        <w:spacing w:line="240" w:lineRule="auto"/>
        <w:ind w:left="720"/>
        <w:rPr>
          <w:ins w:id="1034" w:author="Prerana Kulkarni" w:date="2024-03-30T09:11:00Z" w16du:dateUtc="2024-03-30T03:41:00Z"/>
          <w:rFonts w:ascii="Consolas" w:eastAsia="Times New Roman" w:hAnsi="Consolas" w:cs="Times New Roman"/>
          <w:sz w:val="20"/>
          <w:szCs w:val="20"/>
          <w:lang w:val="en-IN"/>
        </w:rPr>
        <w:pPrChange w:id="1035" w:author="Prerana Kulkarni" w:date="2024-03-30T09:12:00Z" w16du:dateUtc="2024-03-30T03:42:00Z">
          <w:pPr>
            <w:spacing w:line="240" w:lineRule="auto"/>
          </w:pPr>
        </w:pPrChange>
      </w:pPr>
      <w:ins w:id="1036" w:author="Prerana Kulkarni" w:date="2024-03-30T09:11:00Z" w16du:dateUtc="2024-03-30T03:41:00Z">
        <w:r w:rsidRPr="00D870F7">
          <w:rPr>
            <w:rFonts w:ascii="Consolas" w:eastAsia="Times New Roman" w:hAnsi="Consolas" w:cs="Times New Roman"/>
            <w:color w:val="008013"/>
            <w:sz w:val="20"/>
            <w:szCs w:val="20"/>
            <w:lang w:val="en-IN"/>
          </w:rPr>
          <w:t>% Blur the distance transform to reduce noise</w:t>
        </w:r>
      </w:ins>
    </w:p>
    <w:p w14:paraId="2DD42484" w14:textId="77777777" w:rsidR="00D870F7" w:rsidRPr="00D870F7" w:rsidRDefault="00D870F7">
      <w:pPr>
        <w:spacing w:line="240" w:lineRule="auto"/>
        <w:ind w:left="720"/>
        <w:rPr>
          <w:ins w:id="1037" w:author="Prerana Kulkarni" w:date="2024-03-30T09:11:00Z" w16du:dateUtc="2024-03-30T03:41:00Z"/>
          <w:rFonts w:ascii="Consolas" w:eastAsia="Times New Roman" w:hAnsi="Consolas" w:cs="Times New Roman"/>
          <w:sz w:val="20"/>
          <w:szCs w:val="20"/>
          <w:lang w:val="en-IN"/>
        </w:rPr>
        <w:pPrChange w:id="1038" w:author="Prerana Kulkarni" w:date="2024-03-30T09:12:00Z" w16du:dateUtc="2024-03-30T03:42:00Z">
          <w:pPr>
            <w:spacing w:line="240" w:lineRule="auto"/>
          </w:pPr>
        </w:pPrChange>
      </w:pPr>
      <w:ins w:id="1039" w:author="Prerana Kulkarni" w:date="2024-03-30T09:11:00Z" w16du:dateUtc="2024-03-30T03:41:00Z">
        <w:r w:rsidRPr="00D870F7">
          <w:rPr>
            <w:rFonts w:ascii="Consolas" w:eastAsia="Times New Roman" w:hAnsi="Consolas" w:cs="Times New Roman"/>
            <w:sz w:val="20"/>
            <w:szCs w:val="20"/>
            <w:lang w:val="en-IN"/>
          </w:rPr>
          <w:t>sigma = 10;</w:t>
        </w:r>
      </w:ins>
    </w:p>
    <w:p w14:paraId="3E89B318" w14:textId="77777777" w:rsidR="00D870F7" w:rsidRPr="00D870F7" w:rsidRDefault="00D870F7">
      <w:pPr>
        <w:spacing w:line="240" w:lineRule="auto"/>
        <w:ind w:left="720"/>
        <w:rPr>
          <w:ins w:id="1040" w:author="Prerana Kulkarni" w:date="2024-03-30T09:11:00Z" w16du:dateUtc="2024-03-30T03:41:00Z"/>
          <w:rFonts w:ascii="Consolas" w:eastAsia="Times New Roman" w:hAnsi="Consolas" w:cs="Times New Roman"/>
          <w:sz w:val="20"/>
          <w:szCs w:val="20"/>
          <w:lang w:val="en-IN"/>
        </w:rPr>
        <w:pPrChange w:id="1041" w:author="Prerana Kulkarni" w:date="2024-03-30T09:12:00Z" w16du:dateUtc="2024-03-30T03:42:00Z">
          <w:pPr>
            <w:spacing w:line="240" w:lineRule="auto"/>
          </w:pPr>
        </w:pPrChange>
      </w:pPr>
      <w:ins w:id="1042" w:author="Prerana Kulkarni" w:date="2024-03-30T09:11:00Z" w16du:dateUtc="2024-03-30T03:41:00Z">
        <w:r w:rsidRPr="00D870F7">
          <w:rPr>
            <w:rFonts w:ascii="Consolas" w:eastAsia="Times New Roman" w:hAnsi="Consolas" w:cs="Times New Roman"/>
            <w:sz w:val="20"/>
            <w:szCs w:val="20"/>
            <w:lang w:val="en-IN"/>
          </w:rPr>
          <w:t xml:space="preserve">kernel = </w:t>
        </w:r>
        <w:proofErr w:type="spellStart"/>
        <w:proofErr w:type="gramStart"/>
        <w:r w:rsidRPr="00D870F7">
          <w:rPr>
            <w:rFonts w:ascii="Consolas" w:eastAsia="Times New Roman" w:hAnsi="Consolas" w:cs="Times New Roman"/>
            <w:sz w:val="20"/>
            <w:szCs w:val="20"/>
            <w:lang w:val="en-IN"/>
          </w:rPr>
          <w:t>fspecial</w:t>
        </w:r>
        <w:proofErr w:type="spellEnd"/>
        <w:r w:rsidRPr="00D870F7">
          <w:rPr>
            <w:rFonts w:ascii="Consolas" w:eastAsia="Times New Roman" w:hAnsi="Consolas" w:cs="Times New Roman"/>
            <w:sz w:val="20"/>
            <w:szCs w:val="20"/>
            <w:lang w:val="en-IN"/>
          </w:rPr>
          <w:t>(</w:t>
        </w:r>
        <w:proofErr w:type="gramEnd"/>
        <w:r w:rsidRPr="00D870F7">
          <w:rPr>
            <w:rFonts w:ascii="Consolas" w:eastAsia="Times New Roman" w:hAnsi="Consolas" w:cs="Times New Roman"/>
            <w:color w:val="A709F5"/>
            <w:sz w:val="20"/>
            <w:szCs w:val="20"/>
            <w:lang w:val="en-IN"/>
          </w:rPr>
          <w:t>'gaussian'</w:t>
        </w:r>
        <w:r w:rsidRPr="00D870F7">
          <w:rPr>
            <w:rFonts w:ascii="Consolas" w:eastAsia="Times New Roman" w:hAnsi="Consolas" w:cs="Times New Roman"/>
            <w:sz w:val="20"/>
            <w:szCs w:val="20"/>
            <w:lang w:val="en-IN"/>
          </w:rPr>
          <w:t>, 4*sigma+1, sigma);</w:t>
        </w:r>
      </w:ins>
    </w:p>
    <w:p w14:paraId="43A88313" w14:textId="77777777" w:rsidR="00D870F7" w:rsidRPr="00D870F7" w:rsidRDefault="00D870F7">
      <w:pPr>
        <w:spacing w:line="240" w:lineRule="auto"/>
        <w:ind w:left="720"/>
        <w:rPr>
          <w:ins w:id="1043" w:author="Prerana Kulkarni" w:date="2024-03-30T09:11:00Z" w16du:dateUtc="2024-03-30T03:41:00Z"/>
          <w:rFonts w:ascii="Consolas" w:eastAsia="Times New Roman" w:hAnsi="Consolas" w:cs="Times New Roman"/>
          <w:sz w:val="20"/>
          <w:szCs w:val="20"/>
          <w:lang w:val="en-IN"/>
        </w:rPr>
        <w:pPrChange w:id="1044" w:author="Prerana Kulkarni" w:date="2024-03-30T09:12:00Z" w16du:dateUtc="2024-03-30T03:42:00Z">
          <w:pPr>
            <w:spacing w:line="240" w:lineRule="auto"/>
          </w:pPr>
        </w:pPrChange>
      </w:pPr>
      <w:proofErr w:type="spellStart"/>
      <w:ins w:id="1045" w:author="Prerana Kulkarni" w:date="2024-03-30T09:11:00Z" w16du:dateUtc="2024-03-30T03:41:00Z">
        <w:r w:rsidRPr="00D870F7">
          <w:rPr>
            <w:rFonts w:ascii="Consolas" w:eastAsia="Times New Roman" w:hAnsi="Consolas" w:cs="Times New Roman"/>
            <w:sz w:val="20"/>
            <w:szCs w:val="20"/>
            <w:lang w:val="en-IN"/>
          </w:rPr>
          <w:t>D_blurred</w:t>
        </w:r>
        <w:proofErr w:type="spellEnd"/>
        <w:r w:rsidRPr="00D870F7">
          <w:rPr>
            <w:rFonts w:ascii="Consolas" w:eastAsia="Times New Roman" w:hAnsi="Consolas" w:cs="Times New Roman"/>
            <w:sz w:val="20"/>
            <w:szCs w:val="20"/>
            <w:lang w:val="en-IN"/>
          </w:rPr>
          <w:t xml:space="preserve"> = </w:t>
        </w:r>
        <w:proofErr w:type="spellStart"/>
        <w:proofErr w:type="gramStart"/>
        <w:r w:rsidRPr="00D870F7">
          <w:rPr>
            <w:rFonts w:ascii="Consolas" w:eastAsia="Times New Roman" w:hAnsi="Consolas" w:cs="Times New Roman"/>
            <w:sz w:val="20"/>
            <w:szCs w:val="20"/>
            <w:lang w:val="en-IN"/>
          </w:rPr>
          <w:t>imfilter</w:t>
        </w:r>
        <w:proofErr w:type="spellEnd"/>
        <w:r w:rsidRPr="00D870F7">
          <w:rPr>
            <w:rFonts w:ascii="Consolas" w:eastAsia="Times New Roman" w:hAnsi="Consolas" w:cs="Times New Roman"/>
            <w:sz w:val="20"/>
            <w:szCs w:val="20"/>
            <w:lang w:val="en-IN"/>
          </w:rPr>
          <w:t>(</w:t>
        </w:r>
        <w:proofErr w:type="gramEnd"/>
        <w:r w:rsidRPr="00D870F7">
          <w:rPr>
            <w:rFonts w:ascii="Consolas" w:eastAsia="Times New Roman" w:hAnsi="Consolas" w:cs="Times New Roman"/>
            <w:sz w:val="20"/>
            <w:szCs w:val="20"/>
            <w:lang w:val="en-IN"/>
          </w:rPr>
          <w:t xml:space="preserve">D, kernel, </w:t>
        </w:r>
        <w:r w:rsidRPr="00D870F7">
          <w:rPr>
            <w:rFonts w:ascii="Consolas" w:eastAsia="Times New Roman" w:hAnsi="Consolas" w:cs="Times New Roman"/>
            <w:color w:val="A709F5"/>
            <w:sz w:val="20"/>
            <w:szCs w:val="20"/>
            <w:lang w:val="en-IN"/>
          </w:rPr>
          <w:t>'symmetric'</w:t>
        </w:r>
        <w:r w:rsidRPr="00D870F7">
          <w:rPr>
            <w:rFonts w:ascii="Consolas" w:eastAsia="Times New Roman" w:hAnsi="Consolas" w:cs="Times New Roman"/>
            <w:sz w:val="20"/>
            <w:szCs w:val="20"/>
            <w:lang w:val="en-IN"/>
          </w:rPr>
          <w:t>);</w:t>
        </w:r>
      </w:ins>
    </w:p>
    <w:p w14:paraId="32B94433" w14:textId="77777777" w:rsidR="00D870F7" w:rsidRPr="00D870F7" w:rsidRDefault="00D870F7">
      <w:pPr>
        <w:spacing w:line="240" w:lineRule="auto"/>
        <w:ind w:left="720"/>
        <w:rPr>
          <w:ins w:id="1046" w:author="Prerana Kulkarni" w:date="2024-03-30T09:11:00Z" w16du:dateUtc="2024-03-30T03:41:00Z"/>
          <w:rFonts w:ascii="Consolas" w:eastAsia="Times New Roman" w:hAnsi="Consolas" w:cs="Times New Roman"/>
          <w:sz w:val="20"/>
          <w:szCs w:val="20"/>
          <w:lang w:val="en-IN"/>
        </w:rPr>
        <w:pPrChange w:id="1047" w:author="Prerana Kulkarni" w:date="2024-03-30T09:12:00Z" w16du:dateUtc="2024-03-30T03:42:00Z">
          <w:pPr>
            <w:spacing w:line="240" w:lineRule="auto"/>
          </w:pPr>
        </w:pPrChange>
      </w:pPr>
    </w:p>
    <w:p w14:paraId="087A1945" w14:textId="77777777" w:rsidR="00D870F7" w:rsidRPr="00D870F7" w:rsidRDefault="00D870F7">
      <w:pPr>
        <w:spacing w:line="240" w:lineRule="auto"/>
        <w:ind w:left="720"/>
        <w:rPr>
          <w:ins w:id="1048" w:author="Prerana Kulkarni" w:date="2024-03-30T09:11:00Z" w16du:dateUtc="2024-03-30T03:41:00Z"/>
          <w:rFonts w:ascii="Consolas" w:eastAsia="Times New Roman" w:hAnsi="Consolas" w:cs="Times New Roman"/>
          <w:sz w:val="20"/>
          <w:szCs w:val="20"/>
          <w:lang w:val="en-IN"/>
        </w:rPr>
        <w:pPrChange w:id="1049" w:author="Prerana Kulkarni" w:date="2024-03-30T09:12:00Z" w16du:dateUtc="2024-03-30T03:42:00Z">
          <w:pPr>
            <w:spacing w:line="240" w:lineRule="auto"/>
          </w:pPr>
        </w:pPrChange>
      </w:pPr>
      <w:ins w:id="1050" w:author="Prerana Kulkarni" w:date="2024-03-30T09:11:00Z" w16du:dateUtc="2024-03-30T03:41:00Z">
        <w:r w:rsidRPr="00D870F7">
          <w:rPr>
            <w:rFonts w:ascii="Consolas" w:eastAsia="Times New Roman" w:hAnsi="Consolas" w:cs="Times New Roman"/>
            <w:color w:val="008013"/>
            <w:sz w:val="20"/>
            <w:szCs w:val="20"/>
            <w:lang w:val="en-IN"/>
          </w:rPr>
          <w:t>% Apply the watershed algorithm</w:t>
        </w:r>
      </w:ins>
    </w:p>
    <w:p w14:paraId="4F281D25" w14:textId="77777777" w:rsidR="00D870F7" w:rsidRPr="00D870F7" w:rsidRDefault="00D870F7">
      <w:pPr>
        <w:spacing w:line="240" w:lineRule="auto"/>
        <w:ind w:left="720"/>
        <w:rPr>
          <w:ins w:id="1051" w:author="Prerana Kulkarni" w:date="2024-03-30T09:11:00Z" w16du:dateUtc="2024-03-30T03:41:00Z"/>
          <w:rFonts w:ascii="Consolas" w:eastAsia="Times New Roman" w:hAnsi="Consolas" w:cs="Times New Roman"/>
          <w:sz w:val="20"/>
          <w:szCs w:val="20"/>
          <w:lang w:val="en-IN"/>
        </w:rPr>
        <w:pPrChange w:id="1052" w:author="Prerana Kulkarni" w:date="2024-03-30T09:12:00Z" w16du:dateUtc="2024-03-30T03:42:00Z">
          <w:pPr>
            <w:spacing w:line="240" w:lineRule="auto"/>
          </w:pPr>
        </w:pPrChange>
      </w:pPr>
      <w:ins w:id="1053" w:author="Prerana Kulkarni" w:date="2024-03-30T09:11:00Z" w16du:dateUtc="2024-03-30T03:41:00Z">
        <w:r w:rsidRPr="00D870F7">
          <w:rPr>
            <w:rFonts w:ascii="Consolas" w:eastAsia="Times New Roman" w:hAnsi="Consolas" w:cs="Times New Roman"/>
            <w:sz w:val="20"/>
            <w:szCs w:val="20"/>
            <w:lang w:val="en-IN"/>
          </w:rPr>
          <w:t xml:space="preserve">L = </w:t>
        </w:r>
        <w:proofErr w:type="gramStart"/>
        <w:r w:rsidRPr="00D870F7">
          <w:rPr>
            <w:rFonts w:ascii="Consolas" w:eastAsia="Times New Roman" w:hAnsi="Consolas" w:cs="Times New Roman"/>
            <w:sz w:val="20"/>
            <w:szCs w:val="20"/>
            <w:lang w:val="en-IN"/>
          </w:rPr>
          <w:t>watershed(</w:t>
        </w:r>
        <w:proofErr w:type="gramEnd"/>
        <w:r w:rsidRPr="00D870F7">
          <w:rPr>
            <w:rFonts w:ascii="Consolas" w:eastAsia="Times New Roman" w:hAnsi="Consolas" w:cs="Times New Roman"/>
            <w:sz w:val="20"/>
            <w:szCs w:val="20"/>
            <w:lang w:val="en-IN"/>
          </w:rPr>
          <w:t>max(</w:t>
        </w:r>
        <w:proofErr w:type="spellStart"/>
        <w:r w:rsidRPr="00D870F7">
          <w:rPr>
            <w:rFonts w:ascii="Consolas" w:eastAsia="Times New Roman" w:hAnsi="Consolas" w:cs="Times New Roman"/>
            <w:sz w:val="20"/>
            <w:szCs w:val="20"/>
            <w:lang w:val="en-IN"/>
          </w:rPr>
          <w:t>D_blurred</w:t>
        </w:r>
        <w:proofErr w:type="spellEnd"/>
        <w:r w:rsidRPr="00D870F7">
          <w:rPr>
            <w:rFonts w:ascii="Consolas" w:eastAsia="Times New Roman" w:hAnsi="Consolas" w:cs="Times New Roman"/>
            <w:sz w:val="20"/>
            <w:szCs w:val="20"/>
            <w:lang w:val="en-IN"/>
          </w:rPr>
          <w:t xml:space="preserve">(:)) - </w:t>
        </w:r>
        <w:proofErr w:type="spellStart"/>
        <w:r w:rsidRPr="00D870F7">
          <w:rPr>
            <w:rFonts w:ascii="Consolas" w:eastAsia="Times New Roman" w:hAnsi="Consolas" w:cs="Times New Roman"/>
            <w:sz w:val="20"/>
            <w:szCs w:val="20"/>
            <w:lang w:val="en-IN"/>
          </w:rPr>
          <w:t>D_blurred</w:t>
        </w:r>
        <w:proofErr w:type="spellEnd"/>
        <w:r w:rsidRPr="00D870F7">
          <w:rPr>
            <w:rFonts w:ascii="Consolas" w:eastAsia="Times New Roman" w:hAnsi="Consolas" w:cs="Times New Roman"/>
            <w:sz w:val="20"/>
            <w:szCs w:val="20"/>
            <w:lang w:val="en-IN"/>
          </w:rPr>
          <w:t>);</w:t>
        </w:r>
      </w:ins>
    </w:p>
    <w:p w14:paraId="50F2ED4E" w14:textId="77777777" w:rsidR="00D870F7" w:rsidRPr="00D870F7" w:rsidRDefault="00D870F7">
      <w:pPr>
        <w:spacing w:line="240" w:lineRule="auto"/>
        <w:ind w:left="720"/>
        <w:rPr>
          <w:ins w:id="1054" w:author="Prerana Kulkarni" w:date="2024-03-30T09:11:00Z" w16du:dateUtc="2024-03-30T03:41:00Z"/>
          <w:rFonts w:ascii="Consolas" w:eastAsia="Times New Roman" w:hAnsi="Consolas" w:cs="Times New Roman"/>
          <w:sz w:val="20"/>
          <w:szCs w:val="20"/>
          <w:lang w:val="en-IN"/>
        </w:rPr>
        <w:pPrChange w:id="1055" w:author="Prerana Kulkarni" w:date="2024-03-30T09:12:00Z" w16du:dateUtc="2024-03-30T03:42:00Z">
          <w:pPr>
            <w:spacing w:line="240" w:lineRule="auto"/>
          </w:pPr>
        </w:pPrChange>
      </w:pPr>
    </w:p>
    <w:p w14:paraId="1286B383" w14:textId="77777777" w:rsidR="00D870F7" w:rsidRPr="00D870F7" w:rsidRDefault="00D870F7">
      <w:pPr>
        <w:spacing w:line="240" w:lineRule="auto"/>
        <w:ind w:left="720"/>
        <w:rPr>
          <w:ins w:id="1056" w:author="Prerana Kulkarni" w:date="2024-03-30T09:11:00Z" w16du:dateUtc="2024-03-30T03:41:00Z"/>
          <w:rFonts w:ascii="Consolas" w:eastAsia="Times New Roman" w:hAnsi="Consolas" w:cs="Times New Roman"/>
          <w:sz w:val="20"/>
          <w:szCs w:val="20"/>
          <w:lang w:val="en-IN"/>
        </w:rPr>
        <w:pPrChange w:id="1057" w:author="Prerana Kulkarni" w:date="2024-03-30T09:12:00Z" w16du:dateUtc="2024-03-30T03:42:00Z">
          <w:pPr>
            <w:spacing w:line="240" w:lineRule="auto"/>
          </w:pPr>
        </w:pPrChange>
      </w:pPr>
      <w:ins w:id="1058" w:author="Prerana Kulkarni" w:date="2024-03-30T09:11:00Z" w16du:dateUtc="2024-03-30T03:41:00Z">
        <w:r w:rsidRPr="00D870F7">
          <w:rPr>
            <w:rFonts w:ascii="Consolas" w:eastAsia="Times New Roman" w:hAnsi="Consolas" w:cs="Times New Roman"/>
            <w:color w:val="008013"/>
            <w:sz w:val="20"/>
            <w:szCs w:val="20"/>
            <w:lang w:val="en-IN"/>
          </w:rPr>
          <w:t>% Display the segmented image</w:t>
        </w:r>
      </w:ins>
    </w:p>
    <w:p w14:paraId="54A16AD3" w14:textId="77777777" w:rsidR="00D870F7" w:rsidRPr="00D870F7" w:rsidRDefault="00D870F7">
      <w:pPr>
        <w:spacing w:line="240" w:lineRule="auto"/>
        <w:ind w:left="720"/>
        <w:rPr>
          <w:ins w:id="1059" w:author="Prerana Kulkarni" w:date="2024-03-30T09:11:00Z" w16du:dateUtc="2024-03-30T03:41:00Z"/>
          <w:rFonts w:ascii="Consolas" w:eastAsia="Times New Roman" w:hAnsi="Consolas" w:cs="Times New Roman"/>
          <w:sz w:val="20"/>
          <w:szCs w:val="20"/>
          <w:lang w:val="en-IN"/>
        </w:rPr>
        <w:pPrChange w:id="1060" w:author="Prerana Kulkarni" w:date="2024-03-30T09:12:00Z" w16du:dateUtc="2024-03-30T03:42:00Z">
          <w:pPr>
            <w:spacing w:line="240" w:lineRule="auto"/>
          </w:pPr>
        </w:pPrChange>
      </w:pPr>
      <w:proofErr w:type="spellStart"/>
      <w:proofErr w:type="gramStart"/>
      <w:ins w:id="1061" w:author="Prerana Kulkarni" w:date="2024-03-30T09:11:00Z" w16du:dateUtc="2024-03-30T03:41:00Z">
        <w:r w:rsidRPr="00D870F7">
          <w:rPr>
            <w:rFonts w:ascii="Consolas" w:eastAsia="Times New Roman" w:hAnsi="Consolas" w:cs="Times New Roman"/>
            <w:sz w:val="20"/>
            <w:szCs w:val="20"/>
            <w:lang w:val="en-IN"/>
          </w:rPr>
          <w:t>imshow</w:t>
        </w:r>
        <w:proofErr w:type="spellEnd"/>
        <w:r w:rsidRPr="00D870F7">
          <w:rPr>
            <w:rFonts w:ascii="Consolas" w:eastAsia="Times New Roman" w:hAnsi="Consolas" w:cs="Times New Roman"/>
            <w:sz w:val="20"/>
            <w:szCs w:val="20"/>
            <w:lang w:val="en-IN"/>
          </w:rPr>
          <w:t>(</w:t>
        </w:r>
        <w:proofErr w:type="spellStart"/>
        <w:proofErr w:type="gramEnd"/>
        <w:r w:rsidRPr="00D870F7">
          <w:rPr>
            <w:rFonts w:ascii="Consolas" w:eastAsia="Times New Roman" w:hAnsi="Consolas" w:cs="Times New Roman"/>
            <w:sz w:val="20"/>
            <w:szCs w:val="20"/>
            <w:lang w:val="en-IN"/>
          </w:rPr>
          <w:t>labeloverlay</w:t>
        </w:r>
        <w:proofErr w:type="spellEnd"/>
        <w:r w:rsidRPr="00D870F7">
          <w:rPr>
            <w:rFonts w:ascii="Consolas" w:eastAsia="Times New Roman" w:hAnsi="Consolas" w:cs="Times New Roman"/>
            <w:sz w:val="20"/>
            <w:szCs w:val="20"/>
            <w:lang w:val="en-IN"/>
          </w:rPr>
          <w:t>(</w:t>
        </w:r>
        <w:proofErr w:type="spellStart"/>
        <w:r w:rsidRPr="00D870F7">
          <w:rPr>
            <w:rFonts w:ascii="Consolas" w:eastAsia="Times New Roman" w:hAnsi="Consolas" w:cs="Times New Roman"/>
            <w:sz w:val="20"/>
            <w:szCs w:val="20"/>
            <w:lang w:val="en-IN"/>
          </w:rPr>
          <w:t>im</w:t>
        </w:r>
        <w:proofErr w:type="spellEnd"/>
        <w:r w:rsidRPr="00D870F7">
          <w:rPr>
            <w:rFonts w:ascii="Consolas" w:eastAsia="Times New Roman" w:hAnsi="Consolas" w:cs="Times New Roman"/>
            <w:sz w:val="20"/>
            <w:szCs w:val="20"/>
            <w:lang w:val="en-IN"/>
          </w:rPr>
          <w:t>, L));</w:t>
        </w:r>
      </w:ins>
    </w:p>
    <w:p w14:paraId="4F8C105F" w14:textId="77777777" w:rsidR="00D870F7" w:rsidRPr="00D870F7" w:rsidRDefault="00D870F7">
      <w:pPr>
        <w:spacing w:line="240" w:lineRule="auto"/>
        <w:ind w:left="720"/>
        <w:rPr>
          <w:ins w:id="1062" w:author="Prerana Kulkarni" w:date="2024-03-30T09:11:00Z" w16du:dateUtc="2024-03-30T03:41:00Z"/>
          <w:rFonts w:ascii="Consolas" w:eastAsia="Times New Roman" w:hAnsi="Consolas" w:cs="Times New Roman"/>
          <w:sz w:val="20"/>
          <w:szCs w:val="20"/>
          <w:lang w:val="en-IN"/>
        </w:rPr>
        <w:pPrChange w:id="1063" w:author="Prerana Kulkarni" w:date="2024-03-30T09:12:00Z" w16du:dateUtc="2024-03-30T03:42:00Z">
          <w:pPr>
            <w:spacing w:line="240" w:lineRule="auto"/>
          </w:pPr>
        </w:pPrChange>
      </w:pPr>
      <w:proofErr w:type="gramStart"/>
      <w:ins w:id="1064" w:author="Prerana Kulkarni" w:date="2024-03-30T09:11:00Z" w16du:dateUtc="2024-03-30T03:41:00Z">
        <w:r w:rsidRPr="00D870F7">
          <w:rPr>
            <w:rFonts w:ascii="Consolas" w:eastAsia="Times New Roman" w:hAnsi="Consolas" w:cs="Times New Roman"/>
            <w:sz w:val="20"/>
            <w:szCs w:val="20"/>
            <w:lang w:val="en-IN"/>
          </w:rPr>
          <w:t>title(</w:t>
        </w:r>
        <w:proofErr w:type="gramEnd"/>
        <w:r w:rsidRPr="00D870F7">
          <w:rPr>
            <w:rFonts w:ascii="Consolas" w:eastAsia="Times New Roman" w:hAnsi="Consolas" w:cs="Times New Roman"/>
            <w:color w:val="A709F5"/>
            <w:sz w:val="20"/>
            <w:szCs w:val="20"/>
            <w:lang w:val="en-IN"/>
          </w:rPr>
          <w:t>'Segmented Cards'</w:t>
        </w:r>
        <w:r w:rsidRPr="00D870F7">
          <w:rPr>
            <w:rFonts w:ascii="Consolas" w:eastAsia="Times New Roman" w:hAnsi="Consolas" w:cs="Times New Roman"/>
            <w:sz w:val="20"/>
            <w:szCs w:val="20"/>
            <w:lang w:val="en-IN"/>
          </w:rPr>
          <w:t>);</w:t>
        </w:r>
      </w:ins>
    </w:p>
    <w:p w14:paraId="4B5CDFAF" w14:textId="77777777" w:rsidR="00D870F7" w:rsidRPr="00D870F7" w:rsidRDefault="00D870F7" w:rsidP="00D870F7">
      <w:pPr>
        <w:spacing w:line="240" w:lineRule="auto"/>
        <w:rPr>
          <w:ins w:id="1065" w:author="Prerana Kulkarni" w:date="2024-03-30T09:11:00Z" w16du:dateUtc="2024-03-30T03:41:00Z"/>
          <w:rFonts w:ascii="Consolas" w:eastAsia="Times New Roman" w:hAnsi="Consolas" w:cs="Times New Roman"/>
          <w:sz w:val="20"/>
          <w:szCs w:val="20"/>
          <w:lang w:val="en-IN"/>
        </w:rPr>
      </w:pPr>
    </w:p>
    <w:p w14:paraId="4D315D8C" w14:textId="77777777" w:rsidR="00D870F7" w:rsidRDefault="00D870F7">
      <w:pPr>
        <w:ind w:left="1440"/>
        <w:rPr>
          <w:ins w:id="1066" w:author="Prerana Kulkarni" w:date="2024-03-30T09:11:00Z" w16du:dateUtc="2024-03-30T03:41:00Z"/>
        </w:rPr>
      </w:pPr>
    </w:p>
    <w:p w14:paraId="5D1A6FC3" w14:textId="362BB12B" w:rsidR="00D870F7" w:rsidRDefault="00D870F7">
      <w:pPr>
        <w:ind w:left="1440"/>
        <w:jc w:val="center"/>
        <w:pPrChange w:id="1067" w:author="Prerana Kulkarni" w:date="2024-03-30T09:12:00Z" w16du:dateUtc="2024-03-30T03:42:00Z">
          <w:pPr>
            <w:ind w:left="1440"/>
          </w:pPr>
        </w:pPrChange>
      </w:pPr>
      <w:ins w:id="1068" w:author="Prerana Kulkarni" w:date="2024-03-30T09:11:00Z" w16du:dateUtc="2024-03-30T03:41:00Z">
        <w:r w:rsidRPr="00D870F7">
          <w:rPr>
            <w:noProof/>
          </w:rPr>
          <w:lastRenderedPageBreak/>
          <w:drawing>
            <wp:inline distT="0" distB="0" distL="0" distR="0" wp14:anchorId="45388760" wp14:editId="374DFFAE">
              <wp:extent cx="3382652" cy="3003550"/>
              <wp:effectExtent l="0" t="0" r="8255" b="6350"/>
              <wp:docPr id="895299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99977" name=""/>
                      <pic:cNvPicPr/>
                    </pic:nvPicPr>
                    <pic:blipFill>
                      <a:blip r:embed="rId36"/>
                      <a:stretch>
                        <a:fillRect/>
                      </a:stretch>
                    </pic:blipFill>
                    <pic:spPr>
                      <a:xfrm>
                        <a:off x="0" y="0"/>
                        <a:ext cx="3386554" cy="3007015"/>
                      </a:xfrm>
                      <a:prstGeom prst="rect">
                        <a:avLst/>
                      </a:prstGeom>
                    </pic:spPr>
                  </pic:pic>
                </a:graphicData>
              </a:graphic>
            </wp:inline>
          </w:drawing>
        </w:r>
      </w:ins>
    </w:p>
    <w:sectPr w:rsidR="00D870F7">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2A0206" w14:textId="77777777" w:rsidR="001162EC" w:rsidRDefault="001162EC">
      <w:pPr>
        <w:spacing w:line="240" w:lineRule="auto"/>
      </w:pPr>
      <w:r>
        <w:separator/>
      </w:r>
    </w:p>
  </w:endnote>
  <w:endnote w:type="continuationSeparator" w:id="0">
    <w:p w14:paraId="0F0720B4" w14:textId="77777777" w:rsidR="001162EC" w:rsidRDefault="001162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9565FF" w14:textId="77777777" w:rsidR="001162EC" w:rsidRDefault="001162EC">
      <w:pPr>
        <w:spacing w:line="240" w:lineRule="auto"/>
      </w:pPr>
      <w:r>
        <w:separator/>
      </w:r>
    </w:p>
  </w:footnote>
  <w:footnote w:type="continuationSeparator" w:id="0">
    <w:p w14:paraId="6BF7C1DA" w14:textId="77777777" w:rsidR="001162EC" w:rsidRDefault="001162E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7B42BA"/>
    <w:multiLevelType w:val="hybridMultilevel"/>
    <w:tmpl w:val="29748F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4DA76FE"/>
    <w:multiLevelType w:val="hybridMultilevel"/>
    <w:tmpl w:val="6D1E6EB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748618B0"/>
    <w:multiLevelType w:val="multilevel"/>
    <w:tmpl w:val="A9B65B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90390637">
    <w:abstractNumId w:val="2"/>
  </w:num>
  <w:num w:numId="2" w16cid:durableId="516506285">
    <w:abstractNumId w:val="0"/>
  </w:num>
  <w:num w:numId="3" w16cid:durableId="29159525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rerana Kulkarni">
    <w15:presenceInfo w15:providerId="Windows Live" w15:userId="c6eb4567eb7a48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revisionView w:markup="0"/>
  <w:trackRevisions/>
  <w:documentProtection w:edit="trackedChanges" w:enforcement="1" w:cryptProviderType="rsaAES" w:cryptAlgorithmClass="hash" w:cryptAlgorithmType="typeAny" w:cryptAlgorithmSid="14" w:cryptSpinCount="100000" w:hash="dBB9L1Sq+6JnYz6QJBCoOawH7jltxToXS2k6XcQLypDbE2cNJjCxRsukKJTnuj5m3n/ITdB6ilBGMh/qSMUbJA==" w:salt="QKy/ZA01kRYGkPfw24sTjw=="/>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F63"/>
    <w:rsid w:val="0001496C"/>
    <w:rsid w:val="0006658E"/>
    <w:rsid w:val="00091B57"/>
    <w:rsid w:val="000A2258"/>
    <w:rsid w:val="00101B3F"/>
    <w:rsid w:val="001162EC"/>
    <w:rsid w:val="00141157"/>
    <w:rsid w:val="00186C07"/>
    <w:rsid w:val="001D3F63"/>
    <w:rsid w:val="001E23FD"/>
    <w:rsid w:val="001E76D7"/>
    <w:rsid w:val="001F7B8D"/>
    <w:rsid w:val="002022CA"/>
    <w:rsid w:val="002025B3"/>
    <w:rsid w:val="00204B60"/>
    <w:rsid w:val="002151A2"/>
    <w:rsid w:val="00232E93"/>
    <w:rsid w:val="00254DDC"/>
    <w:rsid w:val="002B2CEE"/>
    <w:rsid w:val="00322778"/>
    <w:rsid w:val="00363D3D"/>
    <w:rsid w:val="003879F7"/>
    <w:rsid w:val="00393593"/>
    <w:rsid w:val="003C13F2"/>
    <w:rsid w:val="003E0CE5"/>
    <w:rsid w:val="00433E9E"/>
    <w:rsid w:val="00466D74"/>
    <w:rsid w:val="004960DD"/>
    <w:rsid w:val="004A200D"/>
    <w:rsid w:val="004A4FD1"/>
    <w:rsid w:val="004A6A33"/>
    <w:rsid w:val="004E2981"/>
    <w:rsid w:val="00502941"/>
    <w:rsid w:val="00525A85"/>
    <w:rsid w:val="0055222C"/>
    <w:rsid w:val="005859EC"/>
    <w:rsid w:val="005D25E1"/>
    <w:rsid w:val="005F2C05"/>
    <w:rsid w:val="006441B6"/>
    <w:rsid w:val="00652838"/>
    <w:rsid w:val="00660B31"/>
    <w:rsid w:val="00662F59"/>
    <w:rsid w:val="00680062"/>
    <w:rsid w:val="00692688"/>
    <w:rsid w:val="007115C9"/>
    <w:rsid w:val="00714A31"/>
    <w:rsid w:val="0073555F"/>
    <w:rsid w:val="00736342"/>
    <w:rsid w:val="007407D4"/>
    <w:rsid w:val="00740F13"/>
    <w:rsid w:val="00766F31"/>
    <w:rsid w:val="007C3D78"/>
    <w:rsid w:val="00874F26"/>
    <w:rsid w:val="0087716D"/>
    <w:rsid w:val="00893B74"/>
    <w:rsid w:val="008B2D97"/>
    <w:rsid w:val="008C5865"/>
    <w:rsid w:val="008E0CDC"/>
    <w:rsid w:val="009163CC"/>
    <w:rsid w:val="0092059D"/>
    <w:rsid w:val="00965551"/>
    <w:rsid w:val="009F3CE9"/>
    <w:rsid w:val="00A027D2"/>
    <w:rsid w:val="00AF12C8"/>
    <w:rsid w:val="00B2228E"/>
    <w:rsid w:val="00B25B09"/>
    <w:rsid w:val="00B95CF8"/>
    <w:rsid w:val="00BA4DCA"/>
    <w:rsid w:val="00BC3ECF"/>
    <w:rsid w:val="00BE1ACF"/>
    <w:rsid w:val="00BF4ACA"/>
    <w:rsid w:val="00C109AF"/>
    <w:rsid w:val="00C40023"/>
    <w:rsid w:val="00C7616F"/>
    <w:rsid w:val="00D246D7"/>
    <w:rsid w:val="00D34497"/>
    <w:rsid w:val="00D47DEF"/>
    <w:rsid w:val="00D5496E"/>
    <w:rsid w:val="00D86DBF"/>
    <w:rsid w:val="00D870F7"/>
    <w:rsid w:val="00DD63A0"/>
    <w:rsid w:val="00E02704"/>
    <w:rsid w:val="00E235AE"/>
    <w:rsid w:val="00E344F9"/>
    <w:rsid w:val="00E7597F"/>
    <w:rsid w:val="00E8635D"/>
    <w:rsid w:val="00E937D9"/>
    <w:rsid w:val="00EA1BD9"/>
    <w:rsid w:val="00EB7003"/>
    <w:rsid w:val="00EE5BC4"/>
    <w:rsid w:val="00EE761F"/>
    <w:rsid w:val="00EF1A6D"/>
    <w:rsid w:val="00EF4B23"/>
    <w:rsid w:val="00EF4D3F"/>
    <w:rsid w:val="00F155E4"/>
    <w:rsid w:val="00F602E7"/>
    <w:rsid w:val="00FA5BB9"/>
    <w:rsid w:val="00FA6F63"/>
    <w:rsid w:val="00FF01DF"/>
    <w:rsid w:val="00FF1242"/>
    <w:rsid w:val="00FF76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3BB5E"/>
  <w15:docId w15:val="{3DBAFCC6-4068-40E7-AB91-D8B3B4A35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3E0CE5"/>
    <w:pPr>
      <w:spacing w:line="240" w:lineRule="auto"/>
    </w:pPr>
  </w:style>
  <w:style w:type="paragraph" w:styleId="Header">
    <w:name w:val="header"/>
    <w:basedOn w:val="Normal"/>
    <w:link w:val="HeaderChar"/>
    <w:uiPriority w:val="99"/>
    <w:unhideWhenUsed/>
    <w:rsid w:val="003E0CE5"/>
    <w:pPr>
      <w:tabs>
        <w:tab w:val="center" w:pos="4513"/>
        <w:tab w:val="right" w:pos="9026"/>
      </w:tabs>
      <w:spacing w:line="240" w:lineRule="auto"/>
    </w:pPr>
  </w:style>
  <w:style w:type="character" w:customStyle="1" w:styleId="HeaderChar">
    <w:name w:val="Header Char"/>
    <w:basedOn w:val="DefaultParagraphFont"/>
    <w:link w:val="Header"/>
    <w:uiPriority w:val="99"/>
    <w:rsid w:val="003E0CE5"/>
  </w:style>
  <w:style w:type="paragraph" w:styleId="Footer">
    <w:name w:val="footer"/>
    <w:basedOn w:val="Normal"/>
    <w:link w:val="FooterChar"/>
    <w:uiPriority w:val="99"/>
    <w:unhideWhenUsed/>
    <w:rsid w:val="003E0CE5"/>
    <w:pPr>
      <w:tabs>
        <w:tab w:val="center" w:pos="4513"/>
        <w:tab w:val="right" w:pos="9026"/>
      </w:tabs>
      <w:spacing w:line="240" w:lineRule="auto"/>
    </w:pPr>
  </w:style>
  <w:style w:type="character" w:customStyle="1" w:styleId="FooterChar">
    <w:name w:val="Footer Char"/>
    <w:basedOn w:val="DefaultParagraphFont"/>
    <w:link w:val="Footer"/>
    <w:uiPriority w:val="99"/>
    <w:rsid w:val="003E0CE5"/>
  </w:style>
  <w:style w:type="paragraph" w:styleId="ListParagraph">
    <w:name w:val="List Paragraph"/>
    <w:basedOn w:val="Normal"/>
    <w:uiPriority w:val="34"/>
    <w:qFormat/>
    <w:rsid w:val="00EF1A6D"/>
    <w:pPr>
      <w:ind w:left="720"/>
      <w:contextualSpacing/>
    </w:pPr>
  </w:style>
  <w:style w:type="paragraph" w:styleId="NormalWeb">
    <w:name w:val="Normal (Web)"/>
    <w:basedOn w:val="Normal"/>
    <w:uiPriority w:val="99"/>
    <w:semiHidden/>
    <w:unhideWhenUsed/>
    <w:rsid w:val="004A6A33"/>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889907">
      <w:bodyDiv w:val="1"/>
      <w:marLeft w:val="0"/>
      <w:marRight w:val="0"/>
      <w:marTop w:val="0"/>
      <w:marBottom w:val="0"/>
      <w:divBdr>
        <w:top w:val="none" w:sz="0" w:space="0" w:color="auto"/>
        <w:left w:val="none" w:sz="0" w:space="0" w:color="auto"/>
        <w:bottom w:val="none" w:sz="0" w:space="0" w:color="auto"/>
        <w:right w:val="none" w:sz="0" w:space="0" w:color="auto"/>
      </w:divBdr>
    </w:div>
    <w:div w:id="114250156">
      <w:bodyDiv w:val="1"/>
      <w:marLeft w:val="0"/>
      <w:marRight w:val="0"/>
      <w:marTop w:val="0"/>
      <w:marBottom w:val="0"/>
      <w:divBdr>
        <w:top w:val="none" w:sz="0" w:space="0" w:color="auto"/>
        <w:left w:val="none" w:sz="0" w:space="0" w:color="auto"/>
        <w:bottom w:val="none" w:sz="0" w:space="0" w:color="auto"/>
        <w:right w:val="none" w:sz="0" w:space="0" w:color="auto"/>
      </w:divBdr>
      <w:divsChild>
        <w:div w:id="1256330412">
          <w:marLeft w:val="0"/>
          <w:marRight w:val="0"/>
          <w:marTop w:val="0"/>
          <w:marBottom w:val="0"/>
          <w:divBdr>
            <w:top w:val="none" w:sz="0" w:space="0" w:color="auto"/>
            <w:left w:val="none" w:sz="0" w:space="0" w:color="auto"/>
            <w:bottom w:val="none" w:sz="0" w:space="0" w:color="auto"/>
            <w:right w:val="none" w:sz="0" w:space="0" w:color="auto"/>
          </w:divBdr>
          <w:divsChild>
            <w:div w:id="70931029">
              <w:marLeft w:val="0"/>
              <w:marRight w:val="0"/>
              <w:marTop w:val="0"/>
              <w:marBottom w:val="0"/>
              <w:divBdr>
                <w:top w:val="none" w:sz="0" w:space="0" w:color="auto"/>
                <w:left w:val="none" w:sz="0" w:space="0" w:color="auto"/>
                <w:bottom w:val="none" w:sz="0" w:space="0" w:color="auto"/>
                <w:right w:val="none" w:sz="0" w:space="0" w:color="auto"/>
              </w:divBdr>
            </w:div>
            <w:div w:id="392630395">
              <w:marLeft w:val="0"/>
              <w:marRight w:val="0"/>
              <w:marTop w:val="0"/>
              <w:marBottom w:val="0"/>
              <w:divBdr>
                <w:top w:val="none" w:sz="0" w:space="0" w:color="auto"/>
                <w:left w:val="none" w:sz="0" w:space="0" w:color="auto"/>
                <w:bottom w:val="none" w:sz="0" w:space="0" w:color="auto"/>
                <w:right w:val="none" w:sz="0" w:space="0" w:color="auto"/>
              </w:divBdr>
            </w:div>
            <w:div w:id="1495875160">
              <w:marLeft w:val="0"/>
              <w:marRight w:val="0"/>
              <w:marTop w:val="0"/>
              <w:marBottom w:val="0"/>
              <w:divBdr>
                <w:top w:val="none" w:sz="0" w:space="0" w:color="auto"/>
                <w:left w:val="none" w:sz="0" w:space="0" w:color="auto"/>
                <w:bottom w:val="none" w:sz="0" w:space="0" w:color="auto"/>
                <w:right w:val="none" w:sz="0" w:space="0" w:color="auto"/>
              </w:divBdr>
            </w:div>
            <w:div w:id="1341002477">
              <w:marLeft w:val="0"/>
              <w:marRight w:val="0"/>
              <w:marTop w:val="0"/>
              <w:marBottom w:val="0"/>
              <w:divBdr>
                <w:top w:val="none" w:sz="0" w:space="0" w:color="auto"/>
                <w:left w:val="none" w:sz="0" w:space="0" w:color="auto"/>
                <w:bottom w:val="none" w:sz="0" w:space="0" w:color="auto"/>
                <w:right w:val="none" w:sz="0" w:space="0" w:color="auto"/>
              </w:divBdr>
            </w:div>
            <w:div w:id="19300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3604">
      <w:bodyDiv w:val="1"/>
      <w:marLeft w:val="0"/>
      <w:marRight w:val="0"/>
      <w:marTop w:val="0"/>
      <w:marBottom w:val="0"/>
      <w:divBdr>
        <w:top w:val="none" w:sz="0" w:space="0" w:color="auto"/>
        <w:left w:val="none" w:sz="0" w:space="0" w:color="auto"/>
        <w:bottom w:val="none" w:sz="0" w:space="0" w:color="auto"/>
        <w:right w:val="none" w:sz="0" w:space="0" w:color="auto"/>
      </w:divBdr>
      <w:divsChild>
        <w:div w:id="1439250640">
          <w:marLeft w:val="0"/>
          <w:marRight w:val="0"/>
          <w:marTop w:val="0"/>
          <w:marBottom w:val="0"/>
          <w:divBdr>
            <w:top w:val="none" w:sz="0" w:space="0" w:color="auto"/>
            <w:left w:val="none" w:sz="0" w:space="0" w:color="auto"/>
            <w:bottom w:val="none" w:sz="0" w:space="0" w:color="auto"/>
            <w:right w:val="none" w:sz="0" w:space="0" w:color="auto"/>
          </w:divBdr>
          <w:divsChild>
            <w:div w:id="398136625">
              <w:marLeft w:val="0"/>
              <w:marRight w:val="0"/>
              <w:marTop w:val="0"/>
              <w:marBottom w:val="0"/>
              <w:divBdr>
                <w:top w:val="none" w:sz="0" w:space="0" w:color="auto"/>
                <w:left w:val="none" w:sz="0" w:space="0" w:color="auto"/>
                <w:bottom w:val="none" w:sz="0" w:space="0" w:color="auto"/>
                <w:right w:val="none" w:sz="0" w:space="0" w:color="auto"/>
              </w:divBdr>
            </w:div>
            <w:div w:id="299582462">
              <w:marLeft w:val="0"/>
              <w:marRight w:val="0"/>
              <w:marTop w:val="0"/>
              <w:marBottom w:val="0"/>
              <w:divBdr>
                <w:top w:val="none" w:sz="0" w:space="0" w:color="auto"/>
                <w:left w:val="none" w:sz="0" w:space="0" w:color="auto"/>
                <w:bottom w:val="none" w:sz="0" w:space="0" w:color="auto"/>
                <w:right w:val="none" w:sz="0" w:space="0" w:color="auto"/>
              </w:divBdr>
            </w:div>
            <w:div w:id="1906257474">
              <w:marLeft w:val="0"/>
              <w:marRight w:val="0"/>
              <w:marTop w:val="0"/>
              <w:marBottom w:val="0"/>
              <w:divBdr>
                <w:top w:val="none" w:sz="0" w:space="0" w:color="auto"/>
                <w:left w:val="none" w:sz="0" w:space="0" w:color="auto"/>
                <w:bottom w:val="none" w:sz="0" w:space="0" w:color="auto"/>
                <w:right w:val="none" w:sz="0" w:space="0" w:color="auto"/>
              </w:divBdr>
            </w:div>
            <w:div w:id="1098258635">
              <w:marLeft w:val="0"/>
              <w:marRight w:val="0"/>
              <w:marTop w:val="0"/>
              <w:marBottom w:val="0"/>
              <w:divBdr>
                <w:top w:val="none" w:sz="0" w:space="0" w:color="auto"/>
                <w:left w:val="none" w:sz="0" w:space="0" w:color="auto"/>
                <w:bottom w:val="none" w:sz="0" w:space="0" w:color="auto"/>
                <w:right w:val="none" w:sz="0" w:space="0" w:color="auto"/>
              </w:divBdr>
            </w:div>
            <w:div w:id="909274019">
              <w:marLeft w:val="0"/>
              <w:marRight w:val="0"/>
              <w:marTop w:val="0"/>
              <w:marBottom w:val="0"/>
              <w:divBdr>
                <w:top w:val="none" w:sz="0" w:space="0" w:color="auto"/>
                <w:left w:val="none" w:sz="0" w:space="0" w:color="auto"/>
                <w:bottom w:val="none" w:sz="0" w:space="0" w:color="auto"/>
                <w:right w:val="none" w:sz="0" w:space="0" w:color="auto"/>
              </w:divBdr>
            </w:div>
            <w:div w:id="1665551189">
              <w:marLeft w:val="0"/>
              <w:marRight w:val="0"/>
              <w:marTop w:val="0"/>
              <w:marBottom w:val="0"/>
              <w:divBdr>
                <w:top w:val="none" w:sz="0" w:space="0" w:color="auto"/>
                <w:left w:val="none" w:sz="0" w:space="0" w:color="auto"/>
                <w:bottom w:val="none" w:sz="0" w:space="0" w:color="auto"/>
                <w:right w:val="none" w:sz="0" w:space="0" w:color="auto"/>
              </w:divBdr>
            </w:div>
            <w:div w:id="151456467">
              <w:marLeft w:val="0"/>
              <w:marRight w:val="0"/>
              <w:marTop w:val="0"/>
              <w:marBottom w:val="0"/>
              <w:divBdr>
                <w:top w:val="none" w:sz="0" w:space="0" w:color="auto"/>
                <w:left w:val="none" w:sz="0" w:space="0" w:color="auto"/>
                <w:bottom w:val="none" w:sz="0" w:space="0" w:color="auto"/>
                <w:right w:val="none" w:sz="0" w:space="0" w:color="auto"/>
              </w:divBdr>
            </w:div>
            <w:div w:id="1503159923">
              <w:marLeft w:val="0"/>
              <w:marRight w:val="0"/>
              <w:marTop w:val="0"/>
              <w:marBottom w:val="0"/>
              <w:divBdr>
                <w:top w:val="none" w:sz="0" w:space="0" w:color="auto"/>
                <w:left w:val="none" w:sz="0" w:space="0" w:color="auto"/>
                <w:bottom w:val="none" w:sz="0" w:space="0" w:color="auto"/>
                <w:right w:val="none" w:sz="0" w:space="0" w:color="auto"/>
              </w:divBdr>
            </w:div>
            <w:div w:id="1789815520">
              <w:marLeft w:val="0"/>
              <w:marRight w:val="0"/>
              <w:marTop w:val="0"/>
              <w:marBottom w:val="0"/>
              <w:divBdr>
                <w:top w:val="none" w:sz="0" w:space="0" w:color="auto"/>
                <w:left w:val="none" w:sz="0" w:space="0" w:color="auto"/>
                <w:bottom w:val="none" w:sz="0" w:space="0" w:color="auto"/>
                <w:right w:val="none" w:sz="0" w:space="0" w:color="auto"/>
              </w:divBdr>
            </w:div>
            <w:div w:id="1299993966">
              <w:marLeft w:val="0"/>
              <w:marRight w:val="0"/>
              <w:marTop w:val="0"/>
              <w:marBottom w:val="0"/>
              <w:divBdr>
                <w:top w:val="none" w:sz="0" w:space="0" w:color="auto"/>
                <w:left w:val="none" w:sz="0" w:space="0" w:color="auto"/>
                <w:bottom w:val="none" w:sz="0" w:space="0" w:color="auto"/>
                <w:right w:val="none" w:sz="0" w:space="0" w:color="auto"/>
              </w:divBdr>
            </w:div>
            <w:div w:id="94522612">
              <w:marLeft w:val="0"/>
              <w:marRight w:val="0"/>
              <w:marTop w:val="0"/>
              <w:marBottom w:val="0"/>
              <w:divBdr>
                <w:top w:val="none" w:sz="0" w:space="0" w:color="auto"/>
                <w:left w:val="none" w:sz="0" w:space="0" w:color="auto"/>
                <w:bottom w:val="none" w:sz="0" w:space="0" w:color="auto"/>
                <w:right w:val="none" w:sz="0" w:space="0" w:color="auto"/>
              </w:divBdr>
            </w:div>
            <w:div w:id="1537498218">
              <w:marLeft w:val="0"/>
              <w:marRight w:val="0"/>
              <w:marTop w:val="0"/>
              <w:marBottom w:val="0"/>
              <w:divBdr>
                <w:top w:val="none" w:sz="0" w:space="0" w:color="auto"/>
                <w:left w:val="none" w:sz="0" w:space="0" w:color="auto"/>
                <w:bottom w:val="none" w:sz="0" w:space="0" w:color="auto"/>
                <w:right w:val="none" w:sz="0" w:space="0" w:color="auto"/>
              </w:divBdr>
            </w:div>
            <w:div w:id="1735354178">
              <w:marLeft w:val="0"/>
              <w:marRight w:val="0"/>
              <w:marTop w:val="0"/>
              <w:marBottom w:val="0"/>
              <w:divBdr>
                <w:top w:val="none" w:sz="0" w:space="0" w:color="auto"/>
                <w:left w:val="none" w:sz="0" w:space="0" w:color="auto"/>
                <w:bottom w:val="none" w:sz="0" w:space="0" w:color="auto"/>
                <w:right w:val="none" w:sz="0" w:space="0" w:color="auto"/>
              </w:divBdr>
            </w:div>
            <w:div w:id="1682389780">
              <w:marLeft w:val="0"/>
              <w:marRight w:val="0"/>
              <w:marTop w:val="0"/>
              <w:marBottom w:val="0"/>
              <w:divBdr>
                <w:top w:val="none" w:sz="0" w:space="0" w:color="auto"/>
                <w:left w:val="none" w:sz="0" w:space="0" w:color="auto"/>
                <w:bottom w:val="none" w:sz="0" w:space="0" w:color="auto"/>
                <w:right w:val="none" w:sz="0" w:space="0" w:color="auto"/>
              </w:divBdr>
            </w:div>
            <w:div w:id="376928415">
              <w:marLeft w:val="0"/>
              <w:marRight w:val="0"/>
              <w:marTop w:val="0"/>
              <w:marBottom w:val="0"/>
              <w:divBdr>
                <w:top w:val="none" w:sz="0" w:space="0" w:color="auto"/>
                <w:left w:val="none" w:sz="0" w:space="0" w:color="auto"/>
                <w:bottom w:val="none" w:sz="0" w:space="0" w:color="auto"/>
                <w:right w:val="none" w:sz="0" w:space="0" w:color="auto"/>
              </w:divBdr>
            </w:div>
            <w:div w:id="160896300">
              <w:marLeft w:val="0"/>
              <w:marRight w:val="0"/>
              <w:marTop w:val="0"/>
              <w:marBottom w:val="0"/>
              <w:divBdr>
                <w:top w:val="none" w:sz="0" w:space="0" w:color="auto"/>
                <w:left w:val="none" w:sz="0" w:space="0" w:color="auto"/>
                <w:bottom w:val="none" w:sz="0" w:space="0" w:color="auto"/>
                <w:right w:val="none" w:sz="0" w:space="0" w:color="auto"/>
              </w:divBdr>
            </w:div>
            <w:div w:id="134127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01179">
      <w:bodyDiv w:val="1"/>
      <w:marLeft w:val="0"/>
      <w:marRight w:val="0"/>
      <w:marTop w:val="0"/>
      <w:marBottom w:val="0"/>
      <w:divBdr>
        <w:top w:val="none" w:sz="0" w:space="0" w:color="auto"/>
        <w:left w:val="none" w:sz="0" w:space="0" w:color="auto"/>
        <w:bottom w:val="none" w:sz="0" w:space="0" w:color="auto"/>
        <w:right w:val="none" w:sz="0" w:space="0" w:color="auto"/>
      </w:divBdr>
      <w:divsChild>
        <w:div w:id="1735859106">
          <w:marLeft w:val="0"/>
          <w:marRight w:val="0"/>
          <w:marTop w:val="0"/>
          <w:marBottom w:val="0"/>
          <w:divBdr>
            <w:top w:val="none" w:sz="0" w:space="0" w:color="auto"/>
            <w:left w:val="none" w:sz="0" w:space="0" w:color="auto"/>
            <w:bottom w:val="none" w:sz="0" w:space="0" w:color="auto"/>
            <w:right w:val="none" w:sz="0" w:space="0" w:color="auto"/>
          </w:divBdr>
          <w:divsChild>
            <w:div w:id="1167942154">
              <w:marLeft w:val="0"/>
              <w:marRight w:val="0"/>
              <w:marTop w:val="0"/>
              <w:marBottom w:val="0"/>
              <w:divBdr>
                <w:top w:val="none" w:sz="0" w:space="0" w:color="auto"/>
                <w:left w:val="none" w:sz="0" w:space="0" w:color="auto"/>
                <w:bottom w:val="none" w:sz="0" w:space="0" w:color="auto"/>
                <w:right w:val="none" w:sz="0" w:space="0" w:color="auto"/>
              </w:divBdr>
            </w:div>
            <w:div w:id="118497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272394">
      <w:bodyDiv w:val="1"/>
      <w:marLeft w:val="0"/>
      <w:marRight w:val="0"/>
      <w:marTop w:val="0"/>
      <w:marBottom w:val="0"/>
      <w:divBdr>
        <w:top w:val="none" w:sz="0" w:space="0" w:color="auto"/>
        <w:left w:val="none" w:sz="0" w:space="0" w:color="auto"/>
        <w:bottom w:val="none" w:sz="0" w:space="0" w:color="auto"/>
        <w:right w:val="none" w:sz="0" w:space="0" w:color="auto"/>
      </w:divBdr>
      <w:divsChild>
        <w:div w:id="1996687602">
          <w:marLeft w:val="0"/>
          <w:marRight w:val="0"/>
          <w:marTop w:val="0"/>
          <w:marBottom w:val="0"/>
          <w:divBdr>
            <w:top w:val="none" w:sz="0" w:space="0" w:color="auto"/>
            <w:left w:val="none" w:sz="0" w:space="0" w:color="auto"/>
            <w:bottom w:val="none" w:sz="0" w:space="0" w:color="auto"/>
            <w:right w:val="none" w:sz="0" w:space="0" w:color="auto"/>
          </w:divBdr>
          <w:divsChild>
            <w:div w:id="1736782303">
              <w:marLeft w:val="0"/>
              <w:marRight w:val="0"/>
              <w:marTop w:val="0"/>
              <w:marBottom w:val="0"/>
              <w:divBdr>
                <w:top w:val="none" w:sz="0" w:space="0" w:color="auto"/>
                <w:left w:val="none" w:sz="0" w:space="0" w:color="auto"/>
                <w:bottom w:val="none" w:sz="0" w:space="0" w:color="auto"/>
                <w:right w:val="none" w:sz="0" w:space="0" w:color="auto"/>
              </w:divBdr>
            </w:div>
            <w:div w:id="1265966435">
              <w:marLeft w:val="0"/>
              <w:marRight w:val="0"/>
              <w:marTop w:val="0"/>
              <w:marBottom w:val="0"/>
              <w:divBdr>
                <w:top w:val="none" w:sz="0" w:space="0" w:color="auto"/>
                <w:left w:val="none" w:sz="0" w:space="0" w:color="auto"/>
                <w:bottom w:val="none" w:sz="0" w:space="0" w:color="auto"/>
                <w:right w:val="none" w:sz="0" w:space="0" w:color="auto"/>
              </w:divBdr>
            </w:div>
            <w:div w:id="203341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01514">
      <w:bodyDiv w:val="1"/>
      <w:marLeft w:val="0"/>
      <w:marRight w:val="0"/>
      <w:marTop w:val="0"/>
      <w:marBottom w:val="0"/>
      <w:divBdr>
        <w:top w:val="none" w:sz="0" w:space="0" w:color="auto"/>
        <w:left w:val="none" w:sz="0" w:space="0" w:color="auto"/>
        <w:bottom w:val="none" w:sz="0" w:space="0" w:color="auto"/>
        <w:right w:val="none" w:sz="0" w:space="0" w:color="auto"/>
      </w:divBdr>
      <w:divsChild>
        <w:div w:id="1445147192">
          <w:marLeft w:val="0"/>
          <w:marRight w:val="0"/>
          <w:marTop w:val="0"/>
          <w:marBottom w:val="0"/>
          <w:divBdr>
            <w:top w:val="none" w:sz="0" w:space="0" w:color="auto"/>
            <w:left w:val="none" w:sz="0" w:space="0" w:color="auto"/>
            <w:bottom w:val="none" w:sz="0" w:space="0" w:color="auto"/>
            <w:right w:val="none" w:sz="0" w:space="0" w:color="auto"/>
          </w:divBdr>
          <w:divsChild>
            <w:div w:id="568462416">
              <w:marLeft w:val="0"/>
              <w:marRight w:val="0"/>
              <w:marTop w:val="0"/>
              <w:marBottom w:val="0"/>
              <w:divBdr>
                <w:top w:val="none" w:sz="0" w:space="0" w:color="auto"/>
                <w:left w:val="none" w:sz="0" w:space="0" w:color="auto"/>
                <w:bottom w:val="none" w:sz="0" w:space="0" w:color="auto"/>
                <w:right w:val="none" w:sz="0" w:space="0" w:color="auto"/>
              </w:divBdr>
            </w:div>
            <w:div w:id="1913276463">
              <w:marLeft w:val="0"/>
              <w:marRight w:val="0"/>
              <w:marTop w:val="0"/>
              <w:marBottom w:val="0"/>
              <w:divBdr>
                <w:top w:val="none" w:sz="0" w:space="0" w:color="auto"/>
                <w:left w:val="none" w:sz="0" w:space="0" w:color="auto"/>
                <w:bottom w:val="none" w:sz="0" w:space="0" w:color="auto"/>
                <w:right w:val="none" w:sz="0" w:space="0" w:color="auto"/>
              </w:divBdr>
            </w:div>
            <w:div w:id="1200972730">
              <w:marLeft w:val="0"/>
              <w:marRight w:val="0"/>
              <w:marTop w:val="0"/>
              <w:marBottom w:val="0"/>
              <w:divBdr>
                <w:top w:val="none" w:sz="0" w:space="0" w:color="auto"/>
                <w:left w:val="none" w:sz="0" w:space="0" w:color="auto"/>
                <w:bottom w:val="none" w:sz="0" w:space="0" w:color="auto"/>
                <w:right w:val="none" w:sz="0" w:space="0" w:color="auto"/>
              </w:divBdr>
            </w:div>
            <w:div w:id="2090078363">
              <w:marLeft w:val="0"/>
              <w:marRight w:val="0"/>
              <w:marTop w:val="0"/>
              <w:marBottom w:val="0"/>
              <w:divBdr>
                <w:top w:val="none" w:sz="0" w:space="0" w:color="auto"/>
                <w:left w:val="none" w:sz="0" w:space="0" w:color="auto"/>
                <w:bottom w:val="none" w:sz="0" w:space="0" w:color="auto"/>
                <w:right w:val="none" w:sz="0" w:space="0" w:color="auto"/>
              </w:divBdr>
            </w:div>
            <w:div w:id="46978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97022">
      <w:bodyDiv w:val="1"/>
      <w:marLeft w:val="0"/>
      <w:marRight w:val="0"/>
      <w:marTop w:val="0"/>
      <w:marBottom w:val="0"/>
      <w:divBdr>
        <w:top w:val="none" w:sz="0" w:space="0" w:color="auto"/>
        <w:left w:val="none" w:sz="0" w:space="0" w:color="auto"/>
        <w:bottom w:val="none" w:sz="0" w:space="0" w:color="auto"/>
        <w:right w:val="none" w:sz="0" w:space="0" w:color="auto"/>
      </w:divBdr>
      <w:divsChild>
        <w:div w:id="1864437655">
          <w:marLeft w:val="0"/>
          <w:marRight w:val="0"/>
          <w:marTop w:val="0"/>
          <w:marBottom w:val="0"/>
          <w:divBdr>
            <w:top w:val="none" w:sz="0" w:space="0" w:color="auto"/>
            <w:left w:val="none" w:sz="0" w:space="0" w:color="auto"/>
            <w:bottom w:val="none" w:sz="0" w:space="0" w:color="auto"/>
            <w:right w:val="none" w:sz="0" w:space="0" w:color="auto"/>
          </w:divBdr>
          <w:divsChild>
            <w:div w:id="1422990224">
              <w:marLeft w:val="0"/>
              <w:marRight w:val="0"/>
              <w:marTop w:val="0"/>
              <w:marBottom w:val="0"/>
              <w:divBdr>
                <w:top w:val="none" w:sz="0" w:space="0" w:color="auto"/>
                <w:left w:val="none" w:sz="0" w:space="0" w:color="auto"/>
                <w:bottom w:val="none" w:sz="0" w:space="0" w:color="auto"/>
                <w:right w:val="none" w:sz="0" w:space="0" w:color="auto"/>
              </w:divBdr>
            </w:div>
            <w:div w:id="2125535516">
              <w:marLeft w:val="0"/>
              <w:marRight w:val="0"/>
              <w:marTop w:val="0"/>
              <w:marBottom w:val="0"/>
              <w:divBdr>
                <w:top w:val="none" w:sz="0" w:space="0" w:color="auto"/>
                <w:left w:val="none" w:sz="0" w:space="0" w:color="auto"/>
                <w:bottom w:val="none" w:sz="0" w:space="0" w:color="auto"/>
                <w:right w:val="none" w:sz="0" w:space="0" w:color="auto"/>
              </w:divBdr>
            </w:div>
            <w:div w:id="1336149727">
              <w:marLeft w:val="0"/>
              <w:marRight w:val="0"/>
              <w:marTop w:val="0"/>
              <w:marBottom w:val="0"/>
              <w:divBdr>
                <w:top w:val="none" w:sz="0" w:space="0" w:color="auto"/>
                <w:left w:val="none" w:sz="0" w:space="0" w:color="auto"/>
                <w:bottom w:val="none" w:sz="0" w:space="0" w:color="auto"/>
                <w:right w:val="none" w:sz="0" w:space="0" w:color="auto"/>
              </w:divBdr>
            </w:div>
            <w:div w:id="388920222">
              <w:marLeft w:val="0"/>
              <w:marRight w:val="0"/>
              <w:marTop w:val="0"/>
              <w:marBottom w:val="0"/>
              <w:divBdr>
                <w:top w:val="none" w:sz="0" w:space="0" w:color="auto"/>
                <w:left w:val="none" w:sz="0" w:space="0" w:color="auto"/>
                <w:bottom w:val="none" w:sz="0" w:space="0" w:color="auto"/>
                <w:right w:val="none" w:sz="0" w:space="0" w:color="auto"/>
              </w:divBdr>
            </w:div>
            <w:div w:id="261761675">
              <w:marLeft w:val="0"/>
              <w:marRight w:val="0"/>
              <w:marTop w:val="0"/>
              <w:marBottom w:val="0"/>
              <w:divBdr>
                <w:top w:val="none" w:sz="0" w:space="0" w:color="auto"/>
                <w:left w:val="none" w:sz="0" w:space="0" w:color="auto"/>
                <w:bottom w:val="none" w:sz="0" w:space="0" w:color="auto"/>
                <w:right w:val="none" w:sz="0" w:space="0" w:color="auto"/>
              </w:divBdr>
            </w:div>
            <w:div w:id="937324990">
              <w:marLeft w:val="0"/>
              <w:marRight w:val="0"/>
              <w:marTop w:val="0"/>
              <w:marBottom w:val="0"/>
              <w:divBdr>
                <w:top w:val="none" w:sz="0" w:space="0" w:color="auto"/>
                <w:left w:val="none" w:sz="0" w:space="0" w:color="auto"/>
                <w:bottom w:val="none" w:sz="0" w:space="0" w:color="auto"/>
                <w:right w:val="none" w:sz="0" w:space="0" w:color="auto"/>
              </w:divBdr>
            </w:div>
            <w:div w:id="741951173">
              <w:marLeft w:val="0"/>
              <w:marRight w:val="0"/>
              <w:marTop w:val="0"/>
              <w:marBottom w:val="0"/>
              <w:divBdr>
                <w:top w:val="none" w:sz="0" w:space="0" w:color="auto"/>
                <w:left w:val="none" w:sz="0" w:space="0" w:color="auto"/>
                <w:bottom w:val="none" w:sz="0" w:space="0" w:color="auto"/>
                <w:right w:val="none" w:sz="0" w:space="0" w:color="auto"/>
              </w:divBdr>
            </w:div>
            <w:div w:id="298385554">
              <w:marLeft w:val="0"/>
              <w:marRight w:val="0"/>
              <w:marTop w:val="0"/>
              <w:marBottom w:val="0"/>
              <w:divBdr>
                <w:top w:val="none" w:sz="0" w:space="0" w:color="auto"/>
                <w:left w:val="none" w:sz="0" w:space="0" w:color="auto"/>
                <w:bottom w:val="none" w:sz="0" w:space="0" w:color="auto"/>
                <w:right w:val="none" w:sz="0" w:space="0" w:color="auto"/>
              </w:divBdr>
            </w:div>
            <w:div w:id="1636791883">
              <w:marLeft w:val="0"/>
              <w:marRight w:val="0"/>
              <w:marTop w:val="0"/>
              <w:marBottom w:val="0"/>
              <w:divBdr>
                <w:top w:val="none" w:sz="0" w:space="0" w:color="auto"/>
                <w:left w:val="none" w:sz="0" w:space="0" w:color="auto"/>
                <w:bottom w:val="none" w:sz="0" w:space="0" w:color="auto"/>
                <w:right w:val="none" w:sz="0" w:space="0" w:color="auto"/>
              </w:divBdr>
            </w:div>
            <w:div w:id="1409811801">
              <w:marLeft w:val="0"/>
              <w:marRight w:val="0"/>
              <w:marTop w:val="0"/>
              <w:marBottom w:val="0"/>
              <w:divBdr>
                <w:top w:val="none" w:sz="0" w:space="0" w:color="auto"/>
                <w:left w:val="none" w:sz="0" w:space="0" w:color="auto"/>
                <w:bottom w:val="none" w:sz="0" w:space="0" w:color="auto"/>
                <w:right w:val="none" w:sz="0" w:space="0" w:color="auto"/>
              </w:divBdr>
            </w:div>
            <w:div w:id="1129589291">
              <w:marLeft w:val="0"/>
              <w:marRight w:val="0"/>
              <w:marTop w:val="0"/>
              <w:marBottom w:val="0"/>
              <w:divBdr>
                <w:top w:val="none" w:sz="0" w:space="0" w:color="auto"/>
                <w:left w:val="none" w:sz="0" w:space="0" w:color="auto"/>
                <w:bottom w:val="none" w:sz="0" w:space="0" w:color="auto"/>
                <w:right w:val="none" w:sz="0" w:space="0" w:color="auto"/>
              </w:divBdr>
            </w:div>
            <w:div w:id="1020812948">
              <w:marLeft w:val="0"/>
              <w:marRight w:val="0"/>
              <w:marTop w:val="0"/>
              <w:marBottom w:val="0"/>
              <w:divBdr>
                <w:top w:val="none" w:sz="0" w:space="0" w:color="auto"/>
                <w:left w:val="none" w:sz="0" w:space="0" w:color="auto"/>
                <w:bottom w:val="none" w:sz="0" w:space="0" w:color="auto"/>
                <w:right w:val="none" w:sz="0" w:space="0" w:color="auto"/>
              </w:divBdr>
            </w:div>
            <w:div w:id="1732389623">
              <w:marLeft w:val="0"/>
              <w:marRight w:val="0"/>
              <w:marTop w:val="0"/>
              <w:marBottom w:val="0"/>
              <w:divBdr>
                <w:top w:val="none" w:sz="0" w:space="0" w:color="auto"/>
                <w:left w:val="none" w:sz="0" w:space="0" w:color="auto"/>
                <w:bottom w:val="none" w:sz="0" w:space="0" w:color="auto"/>
                <w:right w:val="none" w:sz="0" w:space="0" w:color="auto"/>
              </w:divBdr>
            </w:div>
            <w:div w:id="1699117074">
              <w:marLeft w:val="0"/>
              <w:marRight w:val="0"/>
              <w:marTop w:val="0"/>
              <w:marBottom w:val="0"/>
              <w:divBdr>
                <w:top w:val="none" w:sz="0" w:space="0" w:color="auto"/>
                <w:left w:val="none" w:sz="0" w:space="0" w:color="auto"/>
                <w:bottom w:val="none" w:sz="0" w:space="0" w:color="auto"/>
                <w:right w:val="none" w:sz="0" w:space="0" w:color="auto"/>
              </w:divBdr>
            </w:div>
            <w:div w:id="1702510930">
              <w:marLeft w:val="0"/>
              <w:marRight w:val="0"/>
              <w:marTop w:val="0"/>
              <w:marBottom w:val="0"/>
              <w:divBdr>
                <w:top w:val="none" w:sz="0" w:space="0" w:color="auto"/>
                <w:left w:val="none" w:sz="0" w:space="0" w:color="auto"/>
                <w:bottom w:val="none" w:sz="0" w:space="0" w:color="auto"/>
                <w:right w:val="none" w:sz="0" w:space="0" w:color="auto"/>
              </w:divBdr>
            </w:div>
            <w:div w:id="2030325545">
              <w:marLeft w:val="0"/>
              <w:marRight w:val="0"/>
              <w:marTop w:val="0"/>
              <w:marBottom w:val="0"/>
              <w:divBdr>
                <w:top w:val="none" w:sz="0" w:space="0" w:color="auto"/>
                <w:left w:val="none" w:sz="0" w:space="0" w:color="auto"/>
                <w:bottom w:val="none" w:sz="0" w:space="0" w:color="auto"/>
                <w:right w:val="none" w:sz="0" w:space="0" w:color="auto"/>
              </w:divBdr>
            </w:div>
            <w:div w:id="145903106">
              <w:marLeft w:val="0"/>
              <w:marRight w:val="0"/>
              <w:marTop w:val="0"/>
              <w:marBottom w:val="0"/>
              <w:divBdr>
                <w:top w:val="none" w:sz="0" w:space="0" w:color="auto"/>
                <w:left w:val="none" w:sz="0" w:space="0" w:color="auto"/>
                <w:bottom w:val="none" w:sz="0" w:space="0" w:color="auto"/>
                <w:right w:val="none" w:sz="0" w:space="0" w:color="auto"/>
              </w:divBdr>
            </w:div>
            <w:div w:id="1138110161">
              <w:marLeft w:val="0"/>
              <w:marRight w:val="0"/>
              <w:marTop w:val="0"/>
              <w:marBottom w:val="0"/>
              <w:divBdr>
                <w:top w:val="none" w:sz="0" w:space="0" w:color="auto"/>
                <w:left w:val="none" w:sz="0" w:space="0" w:color="auto"/>
                <w:bottom w:val="none" w:sz="0" w:space="0" w:color="auto"/>
                <w:right w:val="none" w:sz="0" w:space="0" w:color="auto"/>
              </w:divBdr>
            </w:div>
            <w:div w:id="367028441">
              <w:marLeft w:val="0"/>
              <w:marRight w:val="0"/>
              <w:marTop w:val="0"/>
              <w:marBottom w:val="0"/>
              <w:divBdr>
                <w:top w:val="none" w:sz="0" w:space="0" w:color="auto"/>
                <w:left w:val="none" w:sz="0" w:space="0" w:color="auto"/>
                <w:bottom w:val="none" w:sz="0" w:space="0" w:color="auto"/>
                <w:right w:val="none" w:sz="0" w:space="0" w:color="auto"/>
              </w:divBdr>
            </w:div>
            <w:div w:id="1818376308">
              <w:marLeft w:val="0"/>
              <w:marRight w:val="0"/>
              <w:marTop w:val="0"/>
              <w:marBottom w:val="0"/>
              <w:divBdr>
                <w:top w:val="none" w:sz="0" w:space="0" w:color="auto"/>
                <w:left w:val="none" w:sz="0" w:space="0" w:color="auto"/>
                <w:bottom w:val="none" w:sz="0" w:space="0" w:color="auto"/>
                <w:right w:val="none" w:sz="0" w:space="0" w:color="auto"/>
              </w:divBdr>
            </w:div>
            <w:div w:id="1124035588">
              <w:marLeft w:val="0"/>
              <w:marRight w:val="0"/>
              <w:marTop w:val="0"/>
              <w:marBottom w:val="0"/>
              <w:divBdr>
                <w:top w:val="none" w:sz="0" w:space="0" w:color="auto"/>
                <w:left w:val="none" w:sz="0" w:space="0" w:color="auto"/>
                <w:bottom w:val="none" w:sz="0" w:space="0" w:color="auto"/>
                <w:right w:val="none" w:sz="0" w:space="0" w:color="auto"/>
              </w:divBdr>
            </w:div>
            <w:div w:id="1787459590">
              <w:marLeft w:val="0"/>
              <w:marRight w:val="0"/>
              <w:marTop w:val="0"/>
              <w:marBottom w:val="0"/>
              <w:divBdr>
                <w:top w:val="none" w:sz="0" w:space="0" w:color="auto"/>
                <w:left w:val="none" w:sz="0" w:space="0" w:color="auto"/>
                <w:bottom w:val="none" w:sz="0" w:space="0" w:color="auto"/>
                <w:right w:val="none" w:sz="0" w:space="0" w:color="auto"/>
              </w:divBdr>
            </w:div>
            <w:div w:id="385102812">
              <w:marLeft w:val="0"/>
              <w:marRight w:val="0"/>
              <w:marTop w:val="0"/>
              <w:marBottom w:val="0"/>
              <w:divBdr>
                <w:top w:val="none" w:sz="0" w:space="0" w:color="auto"/>
                <w:left w:val="none" w:sz="0" w:space="0" w:color="auto"/>
                <w:bottom w:val="none" w:sz="0" w:space="0" w:color="auto"/>
                <w:right w:val="none" w:sz="0" w:space="0" w:color="auto"/>
              </w:divBdr>
            </w:div>
            <w:div w:id="619603736">
              <w:marLeft w:val="0"/>
              <w:marRight w:val="0"/>
              <w:marTop w:val="0"/>
              <w:marBottom w:val="0"/>
              <w:divBdr>
                <w:top w:val="none" w:sz="0" w:space="0" w:color="auto"/>
                <w:left w:val="none" w:sz="0" w:space="0" w:color="auto"/>
                <w:bottom w:val="none" w:sz="0" w:space="0" w:color="auto"/>
                <w:right w:val="none" w:sz="0" w:space="0" w:color="auto"/>
              </w:divBdr>
            </w:div>
            <w:div w:id="651328707">
              <w:marLeft w:val="0"/>
              <w:marRight w:val="0"/>
              <w:marTop w:val="0"/>
              <w:marBottom w:val="0"/>
              <w:divBdr>
                <w:top w:val="none" w:sz="0" w:space="0" w:color="auto"/>
                <w:left w:val="none" w:sz="0" w:space="0" w:color="auto"/>
                <w:bottom w:val="none" w:sz="0" w:space="0" w:color="auto"/>
                <w:right w:val="none" w:sz="0" w:space="0" w:color="auto"/>
              </w:divBdr>
            </w:div>
            <w:div w:id="1916166596">
              <w:marLeft w:val="0"/>
              <w:marRight w:val="0"/>
              <w:marTop w:val="0"/>
              <w:marBottom w:val="0"/>
              <w:divBdr>
                <w:top w:val="none" w:sz="0" w:space="0" w:color="auto"/>
                <w:left w:val="none" w:sz="0" w:space="0" w:color="auto"/>
                <w:bottom w:val="none" w:sz="0" w:space="0" w:color="auto"/>
                <w:right w:val="none" w:sz="0" w:space="0" w:color="auto"/>
              </w:divBdr>
            </w:div>
            <w:div w:id="1384910852">
              <w:marLeft w:val="0"/>
              <w:marRight w:val="0"/>
              <w:marTop w:val="0"/>
              <w:marBottom w:val="0"/>
              <w:divBdr>
                <w:top w:val="none" w:sz="0" w:space="0" w:color="auto"/>
                <w:left w:val="none" w:sz="0" w:space="0" w:color="auto"/>
                <w:bottom w:val="none" w:sz="0" w:space="0" w:color="auto"/>
                <w:right w:val="none" w:sz="0" w:space="0" w:color="auto"/>
              </w:divBdr>
            </w:div>
            <w:div w:id="1849322653">
              <w:marLeft w:val="0"/>
              <w:marRight w:val="0"/>
              <w:marTop w:val="0"/>
              <w:marBottom w:val="0"/>
              <w:divBdr>
                <w:top w:val="none" w:sz="0" w:space="0" w:color="auto"/>
                <w:left w:val="none" w:sz="0" w:space="0" w:color="auto"/>
                <w:bottom w:val="none" w:sz="0" w:space="0" w:color="auto"/>
                <w:right w:val="none" w:sz="0" w:space="0" w:color="auto"/>
              </w:divBdr>
            </w:div>
            <w:div w:id="1773015096">
              <w:marLeft w:val="0"/>
              <w:marRight w:val="0"/>
              <w:marTop w:val="0"/>
              <w:marBottom w:val="0"/>
              <w:divBdr>
                <w:top w:val="none" w:sz="0" w:space="0" w:color="auto"/>
                <w:left w:val="none" w:sz="0" w:space="0" w:color="auto"/>
                <w:bottom w:val="none" w:sz="0" w:space="0" w:color="auto"/>
                <w:right w:val="none" w:sz="0" w:space="0" w:color="auto"/>
              </w:divBdr>
            </w:div>
            <w:div w:id="1407024458">
              <w:marLeft w:val="0"/>
              <w:marRight w:val="0"/>
              <w:marTop w:val="0"/>
              <w:marBottom w:val="0"/>
              <w:divBdr>
                <w:top w:val="none" w:sz="0" w:space="0" w:color="auto"/>
                <w:left w:val="none" w:sz="0" w:space="0" w:color="auto"/>
                <w:bottom w:val="none" w:sz="0" w:space="0" w:color="auto"/>
                <w:right w:val="none" w:sz="0" w:space="0" w:color="auto"/>
              </w:divBdr>
            </w:div>
            <w:div w:id="1028799832">
              <w:marLeft w:val="0"/>
              <w:marRight w:val="0"/>
              <w:marTop w:val="0"/>
              <w:marBottom w:val="0"/>
              <w:divBdr>
                <w:top w:val="none" w:sz="0" w:space="0" w:color="auto"/>
                <w:left w:val="none" w:sz="0" w:space="0" w:color="auto"/>
                <w:bottom w:val="none" w:sz="0" w:space="0" w:color="auto"/>
                <w:right w:val="none" w:sz="0" w:space="0" w:color="auto"/>
              </w:divBdr>
            </w:div>
            <w:div w:id="65340906">
              <w:marLeft w:val="0"/>
              <w:marRight w:val="0"/>
              <w:marTop w:val="0"/>
              <w:marBottom w:val="0"/>
              <w:divBdr>
                <w:top w:val="none" w:sz="0" w:space="0" w:color="auto"/>
                <w:left w:val="none" w:sz="0" w:space="0" w:color="auto"/>
                <w:bottom w:val="none" w:sz="0" w:space="0" w:color="auto"/>
                <w:right w:val="none" w:sz="0" w:space="0" w:color="auto"/>
              </w:divBdr>
            </w:div>
            <w:div w:id="1887448377">
              <w:marLeft w:val="0"/>
              <w:marRight w:val="0"/>
              <w:marTop w:val="0"/>
              <w:marBottom w:val="0"/>
              <w:divBdr>
                <w:top w:val="none" w:sz="0" w:space="0" w:color="auto"/>
                <w:left w:val="none" w:sz="0" w:space="0" w:color="auto"/>
                <w:bottom w:val="none" w:sz="0" w:space="0" w:color="auto"/>
                <w:right w:val="none" w:sz="0" w:space="0" w:color="auto"/>
              </w:divBdr>
            </w:div>
            <w:div w:id="1958021369">
              <w:marLeft w:val="0"/>
              <w:marRight w:val="0"/>
              <w:marTop w:val="0"/>
              <w:marBottom w:val="0"/>
              <w:divBdr>
                <w:top w:val="none" w:sz="0" w:space="0" w:color="auto"/>
                <w:left w:val="none" w:sz="0" w:space="0" w:color="auto"/>
                <w:bottom w:val="none" w:sz="0" w:space="0" w:color="auto"/>
                <w:right w:val="none" w:sz="0" w:space="0" w:color="auto"/>
              </w:divBdr>
            </w:div>
            <w:div w:id="1209024814">
              <w:marLeft w:val="0"/>
              <w:marRight w:val="0"/>
              <w:marTop w:val="0"/>
              <w:marBottom w:val="0"/>
              <w:divBdr>
                <w:top w:val="none" w:sz="0" w:space="0" w:color="auto"/>
                <w:left w:val="none" w:sz="0" w:space="0" w:color="auto"/>
                <w:bottom w:val="none" w:sz="0" w:space="0" w:color="auto"/>
                <w:right w:val="none" w:sz="0" w:space="0" w:color="auto"/>
              </w:divBdr>
            </w:div>
            <w:div w:id="601650195">
              <w:marLeft w:val="0"/>
              <w:marRight w:val="0"/>
              <w:marTop w:val="0"/>
              <w:marBottom w:val="0"/>
              <w:divBdr>
                <w:top w:val="none" w:sz="0" w:space="0" w:color="auto"/>
                <w:left w:val="none" w:sz="0" w:space="0" w:color="auto"/>
                <w:bottom w:val="none" w:sz="0" w:space="0" w:color="auto"/>
                <w:right w:val="none" w:sz="0" w:space="0" w:color="auto"/>
              </w:divBdr>
            </w:div>
            <w:div w:id="939264585">
              <w:marLeft w:val="0"/>
              <w:marRight w:val="0"/>
              <w:marTop w:val="0"/>
              <w:marBottom w:val="0"/>
              <w:divBdr>
                <w:top w:val="none" w:sz="0" w:space="0" w:color="auto"/>
                <w:left w:val="none" w:sz="0" w:space="0" w:color="auto"/>
                <w:bottom w:val="none" w:sz="0" w:space="0" w:color="auto"/>
                <w:right w:val="none" w:sz="0" w:space="0" w:color="auto"/>
              </w:divBdr>
            </w:div>
            <w:div w:id="289017719">
              <w:marLeft w:val="0"/>
              <w:marRight w:val="0"/>
              <w:marTop w:val="0"/>
              <w:marBottom w:val="0"/>
              <w:divBdr>
                <w:top w:val="none" w:sz="0" w:space="0" w:color="auto"/>
                <w:left w:val="none" w:sz="0" w:space="0" w:color="auto"/>
                <w:bottom w:val="none" w:sz="0" w:space="0" w:color="auto"/>
                <w:right w:val="none" w:sz="0" w:space="0" w:color="auto"/>
              </w:divBdr>
            </w:div>
            <w:div w:id="1379010358">
              <w:marLeft w:val="0"/>
              <w:marRight w:val="0"/>
              <w:marTop w:val="0"/>
              <w:marBottom w:val="0"/>
              <w:divBdr>
                <w:top w:val="none" w:sz="0" w:space="0" w:color="auto"/>
                <w:left w:val="none" w:sz="0" w:space="0" w:color="auto"/>
                <w:bottom w:val="none" w:sz="0" w:space="0" w:color="auto"/>
                <w:right w:val="none" w:sz="0" w:space="0" w:color="auto"/>
              </w:divBdr>
            </w:div>
            <w:div w:id="63040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86262">
      <w:bodyDiv w:val="1"/>
      <w:marLeft w:val="0"/>
      <w:marRight w:val="0"/>
      <w:marTop w:val="0"/>
      <w:marBottom w:val="0"/>
      <w:divBdr>
        <w:top w:val="none" w:sz="0" w:space="0" w:color="auto"/>
        <w:left w:val="none" w:sz="0" w:space="0" w:color="auto"/>
        <w:bottom w:val="none" w:sz="0" w:space="0" w:color="auto"/>
        <w:right w:val="none" w:sz="0" w:space="0" w:color="auto"/>
      </w:divBdr>
    </w:div>
    <w:div w:id="910117236">
      <w:bodyDiv w:val="1"/>
      <w:marLeft w:val="0"/>
      <w:marRight w:val="0"/>
      <w:marTop w:val="0"/>
      <w:marBottom w:val="0"/>
      <w:divBdr>
        <w:top w:val="none" w:sz="0" w:space="0" w:color="auto"/>
        <w:left w:val="none" w:sz="0" w:space="0" w:color="auto"/>
        <w:bottom w:val="none" w:sz="0" w:space="0" w:color="auto"/>
        <w:right w:val="none" w:sz="0" w:space="0" w:color="auto"/>
      </w:divBdr>
      <w:divsChild>
        <w:div w:id="2100561638">
          <w:marLeft w:val="0"/>
          <w:marRight w:val="0"/>
          <w:marTop w:val="0"/>
          <w:marBottom w:val="0"/>
          <w:divBdr>
            <w:top w:val="none" w:sz="0" w:space="0" w:color="auto"/>
            <w:left w:val="none" w:sz="0" w:space="0" w:color="auto"/>
            <w:bottom w:val="none" w:sz="0" w:space="0" w:color="auto"/>
            <w:right w:val="none" w:sz="0" w:space="0" w:color="auto"/>
          </w:divBdr>
          <w:divsChild>
            <w:div w:id="243533085">
              <w:marLeft w:val="0"/>
              <w:marRight w:val="0"/>
              <w:marTop w:val="0"/>
              <w:marBottom w:val="0"/>
              <w:divBdr>
                <w:top w:val="none" w:sz="0" w:space="0" w:color="auto"/>
                <w:left w:val="none" w:sz="0" w:space="0" w:color="auto"/>
                <w:bottom w:val="none" w:sz="0" w:space="0" w:color="auto"/>
                <w:right w:val="none" w:sz="0" w:space="0" w:color="auto"/>
              </w:divBdr>
            </w:div>
            <w:div w:id="869300734">
              <w:marLeft w:val="0"/>
              <w:marRight w:val="0"/>
              <w:marTop w:val="0"/>
              <w:marBottom w:val="0"/>
              <w:divBdr>
                <w:top w:val="none" w:sz="0" w:space="0" w:color="auto"/>
                <w:left w:val="none" w:sz="0" w:space="0" w:color="auto"/>
                <w:bottom w:val="none" w:sz="0" w:space="0" w:color="auto"/>
                <w:right w:val="none" w:sz="0" w:space="0" w:color="auto"/>
              </w:divBdr>
            </w:div>
            <w:div w:id="889878870">
              <w:marLeft w:val="0"/>
              <w:marRight w:val="0"/>
              <w:marTop w:val="0"/>
              <w:marBottom w:val="0"/>
              <w:divBdr>
                <w:top w:val="none" w:sz="0" w:space="0" w:color="auto"/>
                <w:left w:val="none" w:sz="0" w:space="0" w:color="auto"/>
                <w:bottom w:val="none" w:sz="0" w:space="0" w:color="auto"/>
                <w:right w:val="none" w:sz="0" w:space="0" w:color="auto"/>
              </w:divBdr>
            </w:div>
            <w:div w:id="157424804">
              <w:marLeft w:val="0"/>
              <w:marRight w:val="0"/>
              <w:marTop w:val="0"/>
              <w:marBottom w:val="0"/>
              <w:divBdr>
                <w:top w:val="none" w:sz="0" w:space="0" w:color="auto"/>
                <w:left w:val="none" w:sz="0" w:space="0" w:color="auto"/>
                <w:bottom w:val="none" w:sz="0" w:space="0" w:color="auto"/>
                <w:right w:val="none" w:sz="0" w:space="0" w:color="auto"/>
              </w:divBdr>
            </w:div>
            <w:div w:id="1456099907">
              <w:marLeft w:val="0"/>
              <w:marRight w:val="0"/>
              <w:marTop w:val="0"/>
              <w:marBottom w:val="0"/>
              <w:divBdr>
                <w:top w:val="none" w:sz="0" w:space="0" w:color="auto"/>
                <w:left w:val="none" w:sz="0" w:space="0" w:color="auto"/>
                <w:bottom w:val="none" w:sz="0" w:space="0" w:color="auto"/>
                <w:right w:val="none" w:sz="0" w:space="0" w:color="auto"/>
              </w:divBdr>
            </w:div>
            <w:div w:id="1907062859">
              <w:marLeft w:val="0"/>
              <w:marRight w:val="0"/>
              <w:marTop w:val="0"/>
              <w:marBottom w:val="0"/>
              <w:divBdr>
                <w:top w:val="none" w:sz="0" w:space="0" w:color="auto"/>
                <w:left w:val="none" w:sz="0" w:space="0" w:color="auto"/>
                <w:bottom w:val="none" w:sz="0" w:space="0" w:color="auto"/>
                <w:right w:val="none" w:sz="0" w:space="0" w:color="auto"/>
              </w:divBdr>
            </w:div>
            <w:div w:id="1927491162">
              <w:marLeft w:val="0"/>
              <w:marRight w:val="0"/>
              <w:marTop w:val="0"/>
              <w:marBottom w:val="0"/>
              <w:divBdr>
                <w:top w:val="none" w:sz="0" w:space="0" w:color="auto"/>
                <w:left w:val="none" w:sz="0" w:space="0" w:color="auto"/>
                <w:bottom w:val="none" w:sz="0" w:space="0" w:color="auto"/>
                <w:right w:val="none" w:sz="0" w:space="0" w:color="auto"/>
              </w:divBdr>
            </w:div>
            <w:div w:id="1382171985">
              <w:marLeft w:val="0"/>
              <w:marRight w:val="0"/>
              <w:marTop w:val="0"/>
              <w:marBottom w:val="0"/>
              <w:divBdr>
                <w:top w:val="none" w:sz="0" w:space="0" w:color="auto"/>
                <w:left w:val="none" w:sz="0" w:space="0" w:color="auto"/>
                <w:bottom w:val="none" w:sz="0" w:space="0" w:color="auto"/>
                <w:right w:val="none" w:sz="0" w:space="0" w:color="auto"/>
              </w:divBdr>
            </w:div>
            <w:div w:id="1440832039">
              <w:marLeft w:val="0"/>
              <w:marRight w:val="0"/>
              <w:marTop w:val="0"/>
              <w:marBottom w:val="0"/>
              <w:divBdr>
                <w:top w:val="none" w:sz="0" w:space="0" w:color="auto"/>
                <w:left w:val="none" w:sz="0" w:space="0" w:color="auto"/>
                <w:bottom w:val="none" w:sz="0" w:space="0" w:color="auto"/>
                <w:right w:val="none" w:sz="0" w:space="0" w:color="auto"/>
              </w:divBdr>
            </w:div>
            <w:div w:id="772749905">
              <w:marLeft w:val="0"/>
              <w:marRight w:val="0"/>
              <w:marTop w:val="0"/>
              <w:marBottom w:val="0"/>
              <w:divBdr>
                <w:top w:val="none" w:sz="0" w:space="0" w:color="auto"/>
                <w:left w:val="none" w:sz="0" w:space="0" w:color="auto"/>
                <w:bottom w:val="none" w:sz="0" w:space="0" w:color="auto"/>
                <w:right w:val="none" w:sz="0" w:space="0" w:color="auto"/>
              </w:divBdr>
            </w:div>
            <w:div w:id="1224097525">
              <w:marLeft w:val="0"/>
              <w:marRight w:val="0"/>
              <w:marTop w:val="0"/>
              <w:marBottom w:val="0"/>
              <w:divBdr>
                <w:top w:val="none" w:sz="0" w:space="0" w:color="auto"/>
                <w:left w:val="none" w:sz="0" w:space="0" w:color="auto"/>
                <w:bottom w:val="none" w:sz="0" w:space="0" w:color="auto"/>
                <w:right w:val="none" w:sz="0" w:space="0" w:color="auto"/>
              </w:divBdr>
            </w:div>
            <w:div w:id="1351032690">
              <w:marLeft w:val="0"/>
              <w:marRight w:val="0"/>
              <w:marTop w:val="0"/>
              <w:marBottom w:val="0"/>
              <w:divBdr>
                <w:top w:val="none" w:sz="0" w:space="0" w:color="auto"/>
                <w:left w:val="none" w:sz="0" w:space="0" w:color="auto"/>
                <w:bottom w:val="none" w:sz="0" w:space="0" w:color="auto"/>
                <w:right w:val="none" w:sz="0" w:space="0" w:color="auto"/>
              </w:divBdr>
            </w:div>
            <w:div w:id="1631787951">
              <w:marLeft w:val="0"/>
              <w:marRight w:val="0"/>
              <w:marTop w:val="0"/>
              <w:marBottom w:val="0"/>
              <w:divBdr>
                <w:top w:val="none" w:sz="0" w:space="0" w:color="auto"/>
                <w:left w:val="none" w:sz="0" w:space="0" w:color="auto"/>
                <w:bottom w:val="none" w:sz="0" w:space="0" w:color="auto"/>
                <w:right w:val="none" w:sz="0" w:space="0" w:color="auto"/>
              </w:divBdr>
            </w:div>
            <w:div w:id="226646823">
              <w:marLeft w:val="0"/>
              <w:marRight w:val="0"/>
              <w:marTop w:val="0"/>
              <w:marBottom w:val="0"/>
              <w:divBdr>
                <w:top w:val="none" w:sz="0" w:space="0" w:color="auto"/>
                <w:left w:val="none" w:sz="0" w:space="0" w:color="auto"/>
                <w:bottom w:val="none" w:sz="0" w:space="0" w:color="auto"/>
                <w:right w:val="none" w:sz="0" w:space="0" w:color="auto"/>
              </w:divBdr>
            </w:div>
            <w:div w:id="464548579">
              <w:marLeft w:val="0"/>
              <w:marRight w:val="0"/>
              <w:marTop w:val="0"/>
              <w:marBottom w:val="0"/>
              <w:divBdr>
                <w:top w:val="none" w:sz="0" w:space="0" w:color="auto"/>
                <w:left w:val="none" w:sz="0" w:space="0" w:color="auto"/>
                <w:bottom w:val="none" w:sz="0" w:space="0" w:color="auto"/>
                <w:right w:val="none" w:sz="0" w:space="0" w:color="auto"/>
              </w:divBdr>
            </w:div>
            <w:div w:id="181093869">
              <w:marLeft w:val="0"/>
              <w:marRight w:val="0"/>
              <w:marTop w:val="0"/>
              <w:marBottom w:val="0"/>
              <w:divBdr>
                <w:top w:val="none" w:sz="0" w:space="0" w:color="auto"/>
                <w:left w:val="none" w:sz="0" w:space="0" w:color="auto"/>
                <w:bottom w:val="none" w:sz="0" w:space="0" w:color="auto"/>
                <w:right w:val="none" w:sz="0" w:space="0" w:color="auto"/>
              </w:divBdr>
            </w:div>
            <w:div w:id="1066535947">
              <w:marLeft w:val="0"/>
              <w:marRight w:val="0"/>
              <w:marTop w:val="0"/>
              <w:marBottom w:val="0"/>
              <w:divBdr>
                <w:top w:val="none" w:sz="0" w:space="0" w:color="auto"/>
                <w:left w:val="none" w:sz="0" w:space="0" w:color="auto"/>
                <w:bottom w:val="none" w:sz="0" w:space="0" w:color="auto"/>
                <w:right w:val="none" w:sz="0" w:space="0" w:color="auto"/>
              </w:divBdr>
            </w:div>
            <w:div w:id="478229556">
              <w:marLeft w:val="0"/>
              <w:marRight w:val="0"/>
              <w:marTop w:val="0"/>
              <w:marBottom w:val="0"/>
              <w:divBdr>
                <w:top w:val="none" w:sz="0" w:space="0" w:color="auto"/>
                <w:left w:val="none" w:sz="0" w:space="0" w:color="auto"/>
                <w:bottom w:val="none" w:sz="0" w:space="0" w:color="auto"/>
                <w:right w:val="none" w:sz="0" w:space="0" w:color="auto"/>
              </w:divBdr>
            </w:div>
            <w:div w:id="1117217822">
              <w:marLeft w:val="0"/>
              <w:marRight w:val="0"/>
              <w:marTop w:val="0"/>
              <w:marBottom w:val="0"/>
              <w:divBdr>
                <w:top w:val="none" w:sz="0" w:space="0" w:color="auto"/>
                <w:left w:val="none" w:sz="0" w:space="0" w:color="auto"/>
                <w:bottom w:val="none" w:sz="0" w:space="0" w:color="auto"/>
                <w:right w:val="none" w:sz="0" w:space="0" w:color="auto"/>
              </w:divBdr>
            </w:div>
            <w:div w:id="1832986163">
              <w:marLeft w:val="0"/>
              <w:marRight w:val="0"/>
              <w:marTop w:val="0"/>
              <w:marBottom w:val="0"/>
              <w:divBdr>
                <w:top w:val="none" w:sz="0" w:space="0" w:color="auto"/>
                <w:left w:val="none" w:sz="0" w:space="0" w:color="auto"/>
                <w:bottom w:val="none" w:sz="0" w:space="0" w:color="auto"/>
                <w:right w:val="none" w:sz="0" w:space="0" w:color="auto"/>
              </w:divBdr>
            </w:div>
            <w:div w:id="1957835159">
              <w:marLeft w:val="0"/>
              <w:marRight w:val="0"/>
              <w:marTop w:val="0"/>
              <w:marBottom w:val="0"/>
              <w:divBdr>
                <w:top w:val="none" w:sz="0" w:space="0" w:color="auto"/>
                <w:left w:val="none" w:sz="0" w:space="0" w:color="auto"/>
                <w:bottom w:val="none" w:sz="0" w:space="0" w:color="auto"/>
                <w:right w:val="none" w:sz="0" w:space="0" w:color="auto"/>
              </w:divBdr>
            </w:div>
            <w:div w:id="2013222240">
              <w:marLeft w:val="0"/>
              <w:marRight w:val="0"/>
              <w:marTop w:val="0"/>
              <w:marBottom w:val="0"/>
              <w:divBdr>
                <w:top w:val="none" w:sz="0" w:space="0" w:color="auto"/>
                <w:left w:val="none" w:sz="0" w:space="0" w:color="auto"/>
                <w:bottom w:val="none" w:sz="0" w:space="0" w:color="auto"/>
                <w:right w:val="none" w:sz="0" w:space="0" w:color="auto"/>
              </w:divBdr>
            </w:div>
            <w:div w:id="1705984900">
              <w:marLeft w:val="0"/>
              <w:marRight w:val="0"/>
              <w:marTop w:val="0"/>
              <w:marBottom w:val="0"/>
              <w:divBdr>
                <w:top w:val="none" w:sz="0" w:space="0" w:color="auto"/>
                <w:left w:val="none" w:sz="0" w:space="0" w:color="auto"/>
                <w:bottom w:val="none" w:sz="0" w:space="0" w:color="auto"/>
                <w:right w:val="none" w:sz="0" w:space="0" w:color="auto"/>
              </w:divBdr>
            </w:div>
            <w:div w:id="1202480198">
              <w:marLeft w:val="0"/>
              <w:marRight w:val="0"/>
              <w:marTop w:val="0"/>
              <w:marBottom w:val="0"/>
              <w:divBdr>
                <w:top w:val="none" w:sz="0" w:space="0" w:color="auto"/>
                <w:left w:val="none" w:sz="0" w:space="0" w:color="auto"/>
                <w:bottom w:val="none" w:sz="0" w:space="0" w:color="auto"/>
                <w:right w:val="none" w:sz="0" w:space="0" w:color="auto"/>
              </w:divBdr>
            </w:div>
            <w:div w:id="1882741069">
              <w:marLeft w:val="0"/>
              <w:marRight w:val="0"/>
              <w:marTop w:val="0"/>
              <w:marBottom w:val="0"/>
              <w:divBdr>
                <w:top w:val="none" w:sz="0" w:space="0" w:color="auto"/>
                <w:left w:val="none" w:sz="0" w:space="0" w:color="auto"/>
                <w:bottom w:val="none" w:sz="0" w:space="0" w:color="auto"/>
                <w:right w:val="none" w:sz="0" w:space="0" w:color="auto"/>
              </w:divBdr>
            </w:div>
            <w:div w:id="201491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18838">
      <w:bodyDiv w:val="1"/>
      <w:marLeft w:val="0"/>
      <w:marRight w:val="0"/>
      <w:marTop w:val="0"/>
      <w:marBottom w:val="0"/>
      <w:divBdr>
        <w:top w:val="none" w:sz="0" w:space="0" w:color="auto"/>
        <w:left w:val="none" w:sz="0" w:space="0" w:color="auto"/>
        <w:bottom w:val="none" w:sz="0" w:space="0" w:color="auto"/>
        <w:right w:val="none" w:sz="0" w:space="0" w:color="auto"/>
      </w:divBdr>
      <w:divsChild>
        <w:div w:id="248928894">
          <w:marLeft w:val="0"/>
          <w:marRight w:val="0"/>
          <w:marTop w:val="0"/>
          <w:marBottom w:val="0"/>
          <w:divBdr>
            <w:top w:val="none" w:sz="0" w:space="0" w:color="auto"/>
            <w:left w:val="none" w:sz="0" w:space="0" w:color="auto"/>
            <w:bottom w:val="none" w:sz="0" w:space="0" w:color="auto"/>
            <w:right w:val="none" w:sz="0" w:space="0" w:color="auto"/>
          </w:divBdr>
          <w:divsChild>
            <w:div w:id="712387245">
              <w:marLeft w:val="0"/>
              <w:marRight w:val="0"/>
              <w:marTop w:val="0"/>
              <w:marBottom w:val="0"/>
              <w:divBdr>
                <w:top w:val="none" w:sz="0" w:space="0" w:color="auto"/>
                <w:left w:val="none" w:sz="0" w:space="0" w:color="auto"/>
                <w:bottom w:val="none" w:sz="0" w:space="0" w:color="auto"/>
                <w:right w:val="none" w:sz="0" w:space="0" w:color="auto"/>
              </w:divBdr>
            </w:div>
            <w:div w:id="1434471245">
              <w:marLeft w:val="0"/>
              <w:marRight w:val="0"/>
              <w:marTop w:val="0"/>
              <w:marBottom w:val="0"/>
              <w:divBdr>
                <w:top w:val="none" w:sz="0" w:space="0" w:color="auto"/>
                <w:left w:val="none" w:sz="0" w:space="0" w:color="auto"/>
                <w:bottom w:val="none" w:sz="0" w:space="0" w:color="auto"/>
                <w:right w:val="none" w:sz="0" w:space="0" w:color="auto"/>
              </w:divBdr>
            </w:div>
            <w:div w:id="1554732330">
              <w:marLeft w:val="0"/>
              <w:marRight w:val="0"/>
              <w:marTop w:val="0"/>
              <w:marBottom w:val="0"/>
              <w:divBdr>
                <w:top w:val="none" w:sz="0" w:space="0" w:color="auto"/>
                <w:left w:val="none" w:sz="0" w:space="0" w:color="auto"/>
                <w:bottom w:val="none" w:sz="0" w:space="0" w:color="auto"/>
                <w:right w:val="none" w:sz="0" w:space="0" w:color="auto"/>
              </w:divBdr>
            </w:div>
            <w:div w:id="1336495191">
              <w:marLeft w:val="0"/>
              <w:marRight w:val="0"/>
              <w:marTop w:val="0"/>
              <w:marBottom w:val="0"/>
              <w:divBdr>
                <w:top w:val="none" w:sz="0" w:space="0" w:color="auto"/>
                <w:left w:val="none" w:sz="0" w:space="0" w:color="auto"/>
                <w:bottom w:val="none" w:sz="0" w:space="0" w:color="auto"/>
                <w:right w:val="none" w:sz="0" w:space="0" w:color="auto"/>
              </w:divBdr>
            </w:div>
            <w:div w:id="1007486587">
              <w:marLeft w:val="0"/>
              <w:marRight w:val="0"/>
              <w:marTop w:val="0"/>
              <w:marBottom w:val="0"/>
              <w:divBdr>
                <w:top w:val="none" w:sz="0" w:space="0" w:color="auto"/>
                <w:left w:val="none" w:sz="0" w:space="0" w:color="auto"/>
                <w:bottom w:val="none" w:sz="0" w:space="0" w:color="auto"/>
                <w:right w:val="none" w:sz="0" w:space="0" w:color="auto"/>
              </w:divBdr>
            </w:div>
            <w:div w:id="725908066">
              <w:marLeft w:val="0"/>
              <w:marRight w:val="0"/>
              <w:marTop w:val="0"/>
              <w:marBottom w:val="0"/>
              <w:divBdr>
                <w:top w:val="none" w:sz="0" w:space="0" w:color="auto"/>
                <w:left w:val="none" w:sz="0" w:space="0" w:color="auto"/>
                <w:bottom w:val="none" w:sz="0" w:space="0" w:color="auto"/>
                <w:right w:val="none" w:sz="0" w:space="0" w:color="auto"/>
              </w:divBdr>
            </w:div>
            <w:div w:id="584801956">
              <w:marLeft w:val="0"/>
              <w:marRight w:val="0"/>
              <w:marTop w:val="0"/>
              <w:marBottom w:val="0"/>
              <w:divBdr>
                <w:top w:val="none" w:sz="0" w:space="0" w:color="auto"/>
                <w:left w:val="none" w:sz="0" w:space="0" w:color="auto"/>
                <w:bottom w:val="none" w:sz="0" w:space="0" w:color="auto"/>
                <w:right w:val="none" w:sz="0" w:space="0" w:color="auto"/>
              </w:divBdr>
            </w:div>
            <w:div w:id="1597863052">
              <w:marLeft w:val="0"/>
              <w:marRight w:val="0"/>
              <w:marTop w:val="0"/>
              <w:marBottom w:val="0"/>
              <w:divBdr>
                <w:top w:val="none" w:sz="0" w:space="0" w:color="auto"/>
                <w:left w:val="none" w:sz="0" w:space="0" w:color="auto"/>
                <w:bottom w:val="none" w:sz="0" w:space="0" w:color="auto"/>
                <w:right w:val="none" w:sz="0" w:space="0" w:color="auto"/>
              </w:divBdr>
            </w:div>
            <w:div w:id="1402605756">
              <w:marLeft w:val="0"/>
              <w:marRight w:val="0"/>
              <w:marTop w:val="0"/>
              <w:marBottom w:val="0"/>
              <w:divBdr>
                <w:top w:val="none" w:sz="0" w:space="0" w:color="auto"/>
                <w:left w:val="none" w:sz="0" w:space="0" w:color="auto"/>
                <w:bottom w:val="none" w:sz="0" w:space="0" w:color="auto"/>
                <w:right w:val="none" w:sz="0" w:space="0" w:color="auto"/>
              </w:divBdr>
            </w:div>
            <w:div w:id="374935709">
              <w:marLeft w:val="0"/>
              <w:marRight w:val="0"/>
              <w:marTop w:val="0"/>
              <w:marBottom w:val="0"/>
              <w:divBdr>
                <w:top w:val="none" w:sz="0" w:space="0" w:color="auto"/>
                <w:left w:val="none" w:sz="0" w:space="0" w:color="auto"/>
                <w:bottom w:val="none" w:sz="0" w:space="0" w:color="auto"/>
                <w:right w:val="none" w:sz="0" w:space="0" w:color="auto"/>
              </w:divBdr>
            </w:div>
            <w:div w:id="1655061580">
              <w:marLeft w:val="0"/>
              <w:marRight w:val="0"/>
              <w:marTop w:val="0"/>
              <w:marBottom w:val="0"/>
              <w:divBdr>
                <w:top w:val="none" w:sz="0" w:space="0" w:color="auto"/>
                <w:left w:val="none" w:sz="0" w:space="0" w:color="auto"/>
                <w:bottom w:val="none" w:sz="0" w:space="0" w:color="auto"/>
                <w:right w:val="none" w:sz="0" w:space="0" w:color="auto"/>
              </w:divBdr>
            </w:div>
            <w:div w:id="149024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29077">
      <w:bodyDiv w:val="1"/>
      <w:marLeft w:val="0"/>
      <w:marRight w:val="0"/>
      <w:marTop w:val="0"/>
      <w:marBottom w:val="0"/>
      <w:divBdr>
        <w:top w:val="none" w:sz="0" w:space="0" w:color="auto"/>
        <w:left w:val="none" w:sz="0" w:space="0" w:color="auto"/>
        <w:bottom w:val="none" w:sz="0" w:space="0" w:color="auto"/>
        <w:right w:val="none" w:sz="0" w:space="0" w:color="auto"/>
      </w:divBdr>
      <w:divsChild>
        <w:div w:id="1135105692">
          <w:marLeft w:val="0"/>
          <w:marRight w:val="0"/>
          <w:marTop w:val="0"/>
          <w:marBottom w:val="0"/>
          <w:divBdr>
            <w:top w:val="none" w:sz="0" w:space="0" w:color="auto"/>
            <w:left w:val="none" w:sz="0" w:space="0" w:color="auto"/>
            <w:bottom w:val="none" w:sz="0" w:space="0" w:color="auto"/>
            <w:right w:val="none" w:sz="0" w:space="0" w:color="auto"/>
          </w:divBdr>
          <w:divsChild>
            <w:div w:id="1144466978">
              <w:marLeft w:val="0"/>
              <w:marRight w:val="0"/>
              <w:marTop w:val="0"/>
              <w:marBottom w:val="0"/>
              <w:divBdr>
                <w:top w:val="none" w:sz="0" w:space="0" w:color="auto"/>
                <w:left w:val="none" w:sz="0" w:space="0" w:color="auto"/>
                <w:bottom w:val="none" w:sz="0" w:space="0" w:color="auto"/>
                <w:right w:val="none" w:sz="0" w:space="0" w:color="auto"/>
              </w:divBdr>
            </w:div>
            <w:div w:id="1368796349">
              <w:marLeft w:val="0"/>
              <w:marRight w:val="0"/>
              <w:marTop w:val="0"/>
              <w:marBottom w:val="0"/>
              <w:divBdr>
                <w:top w:val="none" w:sz="0" w:space="0" w:color="auto"/>
                <w:left w:val="none" w:sz="0" w:space="0" w:color="auto"/>
                <w:bottom w:val="none" w:sz="0" w:space="0" w:color="auto"/>
                <w:right w:val="none" w:sz="0" w:space="0" w:color="auto"/>
              </w:divBdr>
            </w:div>
            <w:div w:id="1923369203">
              <w:marLeft w:val="0"/>
              <w:marRight w:val="0"/>
              <w:marTop w:val="0"/>
              <w:marBottom w:val="0"/>
              <w:divBdr>
                <w:top w:val="none" w:sz="0" w:space="0" w:color="auto"/>
                <w:left w:val="none" w:sz="0" w:space="0" w:color="auto"/>
                <w:bottom w:val="none" w:sz="0" w:space="0" w:color="auto"/>
                <w:right w:val="none" w:sz="0" w:space="0" w:color="auto"/>
              </w:divBdr>
            </w:div>
            <w:div w:id="560094778">
              <w:marLeft w:val="0"/>
              <w:marRight w:val="0"/>
              <w:marTop w:val="0"/>
              <w:marBottom w:val="0"/>
              <w:divBdr>
                <w:top w:val="none" w:sz="0" w:space="0" w:color="auto"/>
                <w:left w:val="none" w:sz="0" w:space="0" w:color="auto"/>
                <w:bottom w:val="none" w:sz="0" w:space="0" w:color="auto"/>
                <w:right w:val="none" w:sz="0" w:space="0" w:color="auto"/>
              </w:divBdr>
            </w:div>
            <w:div w:id="2037391595">
              <w:marLeft w:val="0"/>
              <w:marRight w:val="0"/>
              <w:marTop w:val="0"/>
              <w:marBottom w:val="0"/>
              <w:divBdr>
                <w:top w:val="none" w:sz="0" w:space="0" w:color="auto"/>
                <w:left w:val="none" w:sz="0" w:space="0" w:color="auto"/>
                <w:bottom w:val="none" w:sz="0" w:space="0" w:color="auto"/>
                <w:right w:val="none" w:sz="0" w:space="0" w:color="auto"/>
              </w:divBdr>
            </w:div>
            <w:div w:id="1807812258">
              <w:marLeft w:val="0"/>
              <w:marRight w:val="0"/>
              <w:marTop w:val="0"/>
              <w:marBottom w:val="0"/>
              <w:divBdr>
                <w:top w:val="none" w:sz="0" w:space="0" w:color="auto"/>
                <w:left w:val="none" w:sz="0" w:space="0" w:color="auto"/>
                <w:bottom w:val="none" w:sz="0" w:space="0" w:color="auto"/>
                <w:right w:val="none" w:sz="0" w:space="0" w:color="auto"/>
              </w:divBdr>
            </w:div>
            <w:div w:id="2044866947">
              <w:marLeft w:val="0"/>
              <w:marRight w:val="0"/>
              <w:marTop w:val="0"/>
              <w:marBottom w:val="0"/>
              <w:divBdr>
                <w:top w:val="none" w:sz="0" w:space="0" w:color="auto"/>
                <w:left w:val="none" w:sz="0" w:space="0" w:color="auto"/>
                <w:bottom w:val="none" w:sz="0" w:space="0" w:color="auto"/>
                <w:right w:val="none" w:sz="0" w:space="0" w:color="auto"/>
              </w:divBdr>
            </w:div>
            <w:div w:id="1998920528">
              <w:marLeft w:val="0"/>
              <w:marRight w:val="0"/>
              <w:marTop w:val="0"/>
              <w:marBottom w:val="0"/>
              <w:divBdr>
                <w:top w:val="none" w:sz="0" w:space="0" w:color="auto"/>
                <w:left w:val="none" w:sz="0" w:space="0" w:color="auto"/>
                <w:bottom w:val="none" w:sz="0" w:space="0" w:color="auto"/>
                <w:right w:val="none" w:sz="0" w:space="0" w:color="auto"/>
              </w:divBdr>
            </w:div>
            <w:div w:id="1472089022">
              <w:marLeft w:val="0"/>
              <w:marRight w:val="0"/>
              <w:marTop w:val="0"/>
              <w:marBottom w:val="0"/>
              <w:divBdr>
                <w:top w:val="none" w:sz="0" w:space="0" w:color="auto"/>
                <w:left w:val="none" w:sz="0" w:space="0" w:color="auto"/>
                <w:bottom w:val="none" w:sz="0" w:space="0" w:color="auto"/>
                <w:right w:val="none" w:sz="0" w:space="0" w:color="auto"/>
              </w:divBdr>
            </w:div>
            <w:div w:id="1145706675">
              <w:marLeft w:val="0"/>
              <w:marRight w:val="0"/>
              <w:marTop w:val="0"/>
              <w:marBottom w:val="0"/>
              <w:divBdr>
                <w:top w:val="none" w:sz="0" w:space="0" w:color="auto"/>
                <w:left w:val="none" w:sz="0" w:space="0" w:color="auto"/>
                <w:bottom w:val="none" w:sz="0" w:space="0" w:color="auto"/>
                <w:right w:val="none" w:sz="0" w:space="0" w:color="auto"/>
              </w:divBdr>
            </w:div>
            <w:div w:id="298533328">
              <w:marLeft w:val="0"/>
              <w:marRight w:val="0"/>
              <w:marTop w:val="0"/>
              <w:marBottom w:val="0"/>
              <w:divBdr>
                <w:top w:val="none" w:sz="0" w:space="0" w:color="auto"/>
                <w:left w:val="none" w:sz="0" w:space="0" w:color="auto"/>
                <w:bottom w:val="none" w:sz="0" w:space="0" w:color="auto"/>
                <w:right w:val="none" w:sz="0" w:space="0" w:color="auto"/>
              </w:divBdr>
            </w:div>
            <w:div w:id="1720085793">
              <w:marLeft w:val="0"/>
              <w:marRight w:val="0"/>
              <w:marTop w:val="0"/>
              <w:marBottom w:val="0"/>
              <w:divBdr>
                <w:top w:val="none" w:sz="0" w:space="0" w:color="auto"/>
                <w:left w:val="none" w:sz="0" w:space="0" w:color="auto"/>
                <w:bottom w:val="none" w:sz="0" w:space="0" w:color="auto"/>
                <w:right w:val="none" w:sz="0" w:space="0" w:color="auto"/>
              </w:divBdr>
            </w:div>
            <w:div w:id="872308168">
              <w:marLeft w:val="0"/>
              <w:marRight w:val="0"/>
              <w:marTop w:val="0"/>
              <w:marBottom w:val="0"/>
              <w:divBdr>
                <w:top w:val="none" w:sz="0" w:space="0" w:color="auto"/>
                <w:left w:val="none" w:sz="0" w:space="0" w:color="auto"/>
                <w:bottom w:val="none" w:sz="0" w:space="0" w:color="auto"/>
                <w:right w:val="none" w:sz="0" w:space="0" w:color="auto"/>
              </w:divBdr>
            </w:div>
            <w:div w:id="1492716813">
              <w:marLeft w:val="0"/>
              <w:marRight w:val="0"/>
              <w:marTop w:val="0"/>
              <w:marBottom w:val="0"/>
              <w:divBdr>
                <w:top w:val="none" w:sz="0" w:space="0" w:color="auto"/>
                <w:left w:val="none" w:sz="0" w:space="0" w:color="auto"/>
                <w:bottom w:val="none" w:sz="0" w:space="0" w:color="auto"/>
                <w:right w:val="none" w:sz="0" w:space="0" w:color="auto"/>
              </w:divBdr>
            </w:div>
            <w:div w:id="814368933">
              <w:marLeft w:val="0"/>
              <w:marRight w:val="0"/>
              <w:marTop w:val="0"/>
              <w:marBottom w:val="0"/>
              <w:divBdr>
                <w:top w:val="none" w:sz="0" w:space="0" w:color="auto"/>
                <w:left w:val="none" w:sz="0" w:space="0" w:color="auto"/>
                <w:bottom w:val="none" w:sz="0" w:space="0" w:color="auto"/>
                <w:right w:val="none" w:sz="0" w:space="0" w:color="auto"/>
              </w:divBdr>
            </w:div>
            <w:div w:id="1876651569">
              <w:marLeft w:val="0"/>
              <w:marRight w:val="0"/>
              <w:marTop w:val="0"/>
              <w:marBottom w:val="0"/>
              <w:divBdr>
                <w:top w:val="none" w:sz="0" w:space="0" w:color="auto"/>
                <w:left w:val="none" w:sz="0" w:space="0" w:color="auto"/>
                <w:bottom w:val="none" w:sz="0" w:space="0" w:color="auto"/>
                <w:right w:val="none" w:sz="0" w:space="0" w:color="auto"/>
              </w:divBdr>
            </w:div>
            <w:div w:id="1864855515">
              <w:marLeft w:val="0"/>
              <w:marRight w:val="0"/>
              <w:marTop w:val="0"/>
              <w:marBottom w:val="0"/>
              <w:divBdr>
                <w:top w:val="none" w:sz="0" w:space="0" w:color="auto"/>
                <w:left w:val="none" w:sz="0" w:space="0" w:color="auto"/>
                <w:bottom w:val="none" w:sz="0" w:space="0" w:color="auto"/>
                <w:right w:val="none" w:sz="0" w:space="0" w:color="auto"/>
              </w:divBdr>
            </w:div>
            <w:div w:id="1362852303">
              <w:marLeft w:val="0"/>
              <w:marRight w:val="0"/>
              <w:marTop w:val="0"/>
              <w:marBottom w:val="0"/>
              <w:divBdr>
                <w:top w:val="none" w:sz="0" w:space="0" w:color="auto"/>
                <w:left w:val="none" w:sz="0" w:space="0" w:color="auto"/>
                <w:bottom w:val="none" w:sz="0" w:space="0" w:color="auto"/>
                <w:right w:val="none" w:sz="0" w:space="0" w:color="auto"/>
              </w:divBdr>
            </w:div>
            <w:div w:id="494152956">
              <w:marLeft w:val="0"/>
              <w:marRight w:val="0"/>
              <w:marTop w:val="0"/>
              <w:marBottom w:val="0"/>
              <w:divBdr>
                <w:top w:val="none" w:sz="0" w:space="0" w:color="auto"/>
                <w:left w:val="none" w:sz="0" w:space="0" w:color="auto"/>
                <w:bottom w:val="none" w:sz="0" w:space="0" w:color="auto"/>
                <w:right w:val="none" w:sz="0" w:space="0" w:color="auto"/>
              </w:divBdr>
            </w:div>
            <w:div w:id="161798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536240">
      <w:bodyDiv w:val="1"/>
      <w:marLeft w:val="0"/>
      <w:marRight w:val="0"/>
      <w:marTop w:val="0"/>
      <w:marBottom w:val="0"/>
      <w:divBdr>
        <w:top w:val="none" w:sz="0" w:space="0" w:color="auto"/>
        <w:left w:val="none" w:sz="0" w:space="0" w:color="auto"/>
        <w:bottom w:val="none" w:sz="0" w:space="0" w:color="auto"/>
        <w:right w:val="none" w:sz="0" w:space="0" w:color="auto"/>
      </w:divBdr>
      <w:divsChild>
        <w:div w:id="1098066818">
          <w:marLeft w:val="0"/>
          <w:marRight w:val="0"/>
          <w:marTop w:val="0"/>
          <w:marBottom w:val="0"/>
          <w:divBdr>
            <w:top w:val="none" w:sz="0" w:space="0" w:color="auto"/>
            <w:left w:val="none" w:sz="0" w:space="0" w:color="auto"/>
            <w:bottom w:val="none" w:sz="0" w:space="0" w:color="auto"/>
            <w:right w:val="none" w:sz="0" w:space="0" w:color="auto"/>
          </w:divBdr>
          <w:divsChild>
            <w:div w:id="504898462">
              <w:marLeft w:val="0"/>
              <w:marRight w:val="0"/>
              <w:marTop w:val="0"/>
              <w:marBottom w:val="0"/>
              <w:divBdr>
                <w:top w:val="none" w:sz="0" w:space="0" w:color="auto"/>
                <w:left w:val="none" w:sz="0" w:space="0" w:color="auto"/>
                <w:bottom w:val="none" w:sz="0" w:space="0" w:color="auto"/>
                <w:right w:val="none" w:sz="0" w:space="0" w:color="auto"/>
              </w:divBdr>
            </w:div>
            <w:div w:id="2117095000">
              <w:marLeft w:val="0"/>
              <w:marRight w:val="0"/>
              <w:marTop w:val="0"/>
              <w:marBottom w:val="0"/>
              <w:divBdr>
                <w:top w:val="none" w:sz="0" w:space="0" w:color="auto"/>
                <w:left w:val="none" w:sz="0" w:space="0" w:color="auto"/>
                <w:bottom w:val="none" w:sz="0" w:space="0" w:color="auto"/>
                <w:right w:val="none" w:sz="0" w:space="0" w:color="auto"/>
              </w:divBdr>
            </w:div>
            <w:div w:id="33928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927068">
      <w:bodyDiv w:val="1"/>
      <w:marLeft w:val="0"/>
      <w:marRight w:val="0"/>
      <w:marTop w:val="0"/>
      <w:marBottom w:val="0"/>
      <w:divBdr>
        <w:top w:val="none" w:sz="0" w:space="0" w:color="auto"/>
        <w:left w:val="none" w:sz="0" w:space="0" w:color="auto"/>
        <w:bottom w:val="none" w:sz="0" w:space="0" w:color="auto"/>
        <w:right w:val="none" w:sz="0" w:space="0" w:color="auto"/>
      </w:divBdr>
      <w:divsChild>
        <w:div w:id="2068800133">
          <w:marLeft w:val="0"/>
          <w:marRight w:val="0"/>
          <w:marTop w:val="0"/>
          <w:marBottom w:val="0"/>
          <w:divBdr>
            <w:top w:val="none" w:sz="0" w:space="0" w:color="auto"/>
            <w:left w:val="none" w:sz="0" w:space="0" w:color="auto"/>
            <w:bottom w:val="none" w:sz="0" w:space="0" w:color="auto"/>
            <w:right w:val="none" w:sz="0" w:space="0" w:color="auto"/>
          </w:divBdr>
          <w:divsChild>
            <w:div w:id="1732582491">
              <w:marLeft w:val="0"/>
              <w:marRight w:val="0"/>
              <w:marTop w:val="0"/>
              <w:marBottom w:val="0"/>
              <w:divBdr>
                <w:top w:val="none" w:sz="0" w:space="0" w:color="auto"/>
                <w:left w:val="none" w:sz="0" w:space="0" w:color="auto"/>
                <w:bottom w:val="none" w:sz="0" w:space="0" w:color="auto"/>
                <w:right w:val="none" w:sz="0" w:space="0" w:color="auto"/>
              </w:divBdr>
            </w:div>
            <w:div w:id="1658221551">
              <w:marLeft w:val="0"/>
              <w:marRight w:val="0"/>
              <w:marTop w:val="0"/>
              <w:marBottom w:val="0"/>
              <w:divBdr>
                <w:top w:val="none" w:sz="0" w:space="0" w:color="auto"/>
                <w:left w:val="none" w:sz="0" w:space="0" w:color="auto"/>
                <w:bottom w:val="none" w:sz="0" w:space="0" w:color="auto"/>
                <w:right w:val="none" w:sz="0" w:space="0" w:color="auto"/>
              </w:divBdr>
            </w:div>
            <w:div w:id="1423145831">
              <w:marLeft w:val="0"/>
              <w:marRight w:val="0"/>
              <w:marTop w:val="0"/>
              <w:marBottom w:val="0"/>
              <w:divBdr>
                <w:top w:val="none" w:sz="0" w:space="0" w:color="auto"/>
                <w:left w:val="none" w:sz="0" w:space="0" w:color="auto"/>
                <w:bottom w:val="none" w:sz="0" w:space="0" w:color="auto"/>
                <w:right w:val="none" w:sz="0" w:space="0" w:color="auto"/>
              </w:divBdr>
            </w:div>
            <w:div w:id="126137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51458">
      <w:bodyDiv w:val="1"/>
      <w:marLeft w:val="0"/>
      <w:marRight w:val="0"/>
      <w:marTop w:val="0"/>
      <w:marBottom w:val="0"/>
      <w:divBdr>
        <w:top w:val="none" w:sz="0" w:space="0" w:color="auto"/>
        <w:left w:val="none" w:sz="0" w:space="0" w:color="auto"/>
        <w:bottom w:val="none" w:sz="0" w:space="0" w:color="auto"/>
        <w:right w:val="none" w:sz="0" w:space="0" w:color="auto"/>
      </w:divBdr>
      <w:divsChild>
        <w:div w:id="560293917">
          <w:marLeft w:val="0"/>
          <w:marRight w:val="0"/>
          <w:marTop w:val="0"/>
          <w:marBottom w:val="0"/>
          <w:divBdr>
            <w:top w:val="none" w:sz="0" w:space="0" w:color="auto"/>
            <w:left w:val="none" w:sz="0" w:space="0" w:color="auto"/>
            <w:bottom w:val="none" w:sz="0" w:space="0" w:color="auto"/>
            <w:right w:val="none" w:sz="0" w:space="0" w:color="auto"/>
          </w:divBdr>
          <w:divsChild>
            <w:div w:id="1347365805">
              <w:marLeft w:val="0"/>
              <w:marRight w:val="0"/>
              <w:marTop w:val="0"/>
              <w:marBottom w:val="0"/>
              <w:divBdr>
                <w:top w:val="none" w:sz="0" w:space="0" w:color="auto"/>
                <w:left w:val="none" w:sz="0" w:space="0" w:color="auto"/>
                <w:bottom w:val="none" w:sz="0" w:space="0" w:color="auto"/>
                <w:right w:val="none" w:sz="0" w:space="0" w:color="auto"/>
              </w:divBdr>
            </w:div>
            <w:div w:id="772625509">
              <w:marLeft w:val="0"/>
              <w:marRight w:val="0"/>
              <w:marTop w:val="0"/>
              <w:marBottom w:val="0"/>
              <w:divBdr>
                <w:top w:val="none" w:sz="0" w:space="0" w:color="auto"/>
                <w:left w:val="none" w:sz="0" w:space="0" w:color="auto"/>
                <w:bottom w:val="none" w:sz="0" w:space="0" w:color="auto"/>
                <w:right w:val="none" w:sz="0" w:space="0" w:color="auto"/>
              </w:divBdr>
            </w:div>
            <w:div w:id="138779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645037">
      <w:bodyDiv w:val="1"/>
      <w:marLeft w:val="0"/>
      <w:marRight w:val="0"/>
      <w:marTop w:val="0"/>
      <w:marBottom w:val="0"/>
      <w:divBdr>
        <w:top w:val="none" w:sz="0" w:space="0" w:color="auto"/>
        <w:left w:val="none" w:sz="0" w:space="0" w:color="auto"/>
        <w:bottom w:val="none" w:sz="0" w:space="0" w:color="auto"/>
        <w:right w:val="none" w:sz="0" w:space="0" w:color="auto"/>
      </w:divBdr>
      <w:divsChild>
        <w:div w:id="1414467740">
          <w:marLeft w:val="0"/>
          <w:marRight w:val="0"/>
          <w:marTop w:val="0"/>
          <w:marBottom w:val="0"/>
          <w:divBdr>
            <w:top w:val="none" w:sz="0" w:space="0" w:color="auto"/>
            <w:left w:val="none" w:sz="0" w:space="0" w:color="auto"/>
            <w:bottom w:val="none" w:sz="0" w:space="0" w:color="auto"/>
            <w:right w:val="none" w:sz="0" w:space="0" w:color="auto"/>
          </w:divBdr>
          <w:divsChild>
            <w:div w:id="1421292578">
              <w:marLeft w:val="0"/>
              <w:marRight w:val="0"/>
              <w:marTop w:val="0"/>
              <w:marBottom w:val="0"/>
              <w:divBdr>
                <w:top w:val="none" w:sz="0" w:space="0" w:color="auto"/>
                <w:left w:val="none" w:sz="0" w:space="0" w:color="auto"/>
                <w:bottom w:val="none" w:sz="0" w:space="0" w:color="auto"/>
                <w:right w:val="none" w:sz="0" w:space="0" w:color="auto"/>
              </w:divBdr>
            </w:div>
            <w:div w:id="651369664">
              <w:marLeft w:val="0"/>
              <w:marRight w:val="0"/>
              <w:marTop w:val="0"/>
              <w:marBottom w:val="0"/>
              <w:divBdr>
                <w:top w:val="none" w:sz="0" w:space="0" w:color="auto"/>
                <w:left w:val="none" w:sz="0" w:space="0" w:color="auto"/>
                <w:bottom w:val="none" w:sz="0" w:space="0" w:color="auto"/>
                <w:right w:val="none" w:sz="0" w:space="0" w:color="auto"/>
              </w:divBdr>
            </w:div>
            <w:div w:id="334697170">
              <w:marLeft w:val="0"/>
              <w:marRight w:val="0"/>
              <w:marTop w:val="0"/>
              <w:marBottom w:val="0"/>
              <w:divBdr>
                <w:top w:val="none" w:sz="0" w:space="0" w:color="auto"/>
                <w:left w:val="none" w:sz="0" w:space="0" w:color="auto"/>
                <w:bottom w:val="none" w:sz="0" w:space="0" w:color="auto"/>
                <w:right w:val="none" w:sz="0" w:space="0" w:color="auto"/>
              </w:divBdr>
            </w:div>
            <w:div w:id="369695961">
              <w:marLeft w:val="0"/>
              <w:marRight w:val="0"/>
              <w:marTop w:val="0"/>
              <w:marBottom w:val="0"/>
              <w:divBdr>
                <w:top w:val="none" w:sz="0" w:space="0" w:color="auto"/>
                <w:left w:val="none" w:sz="0" w:space="0" w:color="auto"/>
                <w:bottom w:val="none" w:sz="0" w:space="0" w:color="auto"/>
                <w:right w:val="none" w:sz="0" w:space="0" w:color="auto"/>
              </w:divBdr>
            </w:div>
            <w:div w:id="990408746">
              <w:marLeft w:val="0"/>
              <w:marRight w:val="0"/>
              <w:marTop w:val="0"/>
              <w:marBottom w:val="0"/>
              <w:divBdr>
                <w:top w:val="none" w:sz="0" w:space="0" w:color="auto"/>
                <w:left w:val="none" w:sz="0" w:space="0" w:color="auto"/>
                <w:bottom w:val="none" w:sz="0" w:space="0" w:color="auto"/>
                <w:right w:val="none" w:sz="0" w:space="0" w:color="auto"/>
              </w:divBdr>
            </w:div>
            <w:div w:id="536968545">
              <w:marLeft w:val="0"/>
              <w:marRight w:val="0"/>
              <w:marTop w:val="0"/>
              <w:marBottom w:val="0"/>
              <w:divBdr>
                <w:top w:val="none" w:sz="0" w:space="0" w:color="auto"/>
                <w:left w:val="none" w:sz="0" w:space="0" w:color="auto"/>
                <w:bottom w:val="none" w:sz="0" w:space="0" w:color="auto"/>
                <w:right w:val="none" w:sz="0" w:space="0" w:color="auto"/>
              </w:divBdr>
            </w:div>
            <w:div w:id="341713172">
              <w:marLeft w:val="0"/>
              <w:marRight w:val="0"/>
              <w:marTop w:val="0"/>
              <w:marBottom w:val="0"/>
              <w:divBdr>
                <w:top w:val="none" w:sz="0" w:space="0" w:color="auto"/>
                <w:left w:val="none" w:sz="0" w:space="0" w:color="auto"/>
                <w:bottom w:val="none" w:sz="0" w:space="0" w:color="auto"/>
                <w:right w:val="none" w:sz="0" w:space="0" w:color="auto"/>
              </w:divBdr>
            </w:div>
            <w:div w:id="397748377">
              <w:marLeft w:val="0"/>
              <w:marRight w:val="0"/>
              <w:marTop w:val="0"/>
              <w:marBottom w:val="0"/>
              <w:divBdr>
                <w:top w:val="none" w:sz="0" w:space="0" w:color="auto"/>
                <w:left w:val="none" w:sz="0" w:space="0" w:color="auto"/>
                <w:bottom w:val="none" w:sz="0" w:space="0" w:color="auto"/>
                <w:right w:val="none" w:sz="0" w:space="0" w:color="auto"/>
              </w:divBdr>
            </w:div>
            <w:div w:id="145711445">
              <w:marLeft w:val="0"/>
              <w:marRight w:val="0"/>
              <w:marTop w:val="0"/>
              <w:marBottom w:val="0"/>
              <w:divBdr>
                <w:top w:val="none" w:sz="0" w:space="0" w:color="auto"/>
                <w:left w:val="none" w:sz="0" w:space="0" w:color="auto"/>
                <w:bottom w:val="none" w:sz="0" w:space="0" w:color="auto"/>
                <w:right w:val="none" w:sz="0" w:space="0" w:color="auto"/>
              </w:divBdr>
            </w:div>
            <w:div w:id="82531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21414">
      <w:bodyDiv w:val="1"/>
      <w:marLeft w:val="0"/>
      <w:marRight w:val="0"/>
      <w:marTop w:val="0"/>
      <w:marBottom w:val="0"/>
      <w:divBdr>
        <w:top w:val="none" w:sz="0" w:space="0" w:color="auto"/>
        <w:left w:val="none" w:sz="0" w:space="0" w:color="auto"/>
        <w:bottom w:val="none" w:sz="0" w:space="0" w:color="auto"/>
        <w:right w:val="none" w:sz="0" w:space="0" w:color="auto"/>
      </w:divBdr>
      <w:divsChild>
        <w:div w:id="1857645851">
          <w:marLeft w:val="0"/>
          <w:marRight w:val="0"/>
          <w:marTop w:val="0"/>
          <w:marBottom w:val="0"/>
          <w:divBdr>
            <w:top w:val="none" w:sz="0" w:space="0" w:color="auto"/>
            <w:left w:val="none" w:sz="0" w:space="0" w:color="auto"/>
            <w:bottom w:val="none" w:sz="0" w:space="0" w:color="auto"/>
            <w:right w:val="none" w:sz="0" w:space="0" w:color="auto"/>
          </w:divBdr>
          <w:divsChild>
            <w:div w:id="34816332">
              <w:marLeft w:val="0"/>
              <w:marRight w:val="0"/>
              <w:marTop w:val="0"/>
              <w:marBottom w:val="0"/>
              <w:divBdr>
                <w:top w:val="none" w:sz="0" w:space="0" w:color="auto"/>
                <w:left w:val="none" w:sz="0" w:space="0" w:color="auto"/>
                <w:bottom w:val="none" w:sz="0" w:space="0" w:color="auto"/>
                <w:right w:val="none" w:sz="0" w:space="0" w:color="auto"/>
              </w:divBdr>
            </w:div>
            <w:div w:id="448356157">
              <w:marLeft w:val="0"/>
              <w:marRight w:val="0"/>
              <w:marTop w:val="0"/>
              <w:marBottom w:val="0"/>
              <w:divBdr>
                <w:top w:val="none" w:sz="0" w:space="0" w:color="auto"/>
                <w:left w:val="none" w:sz="0" w:space="0" w:color="auto"/>
                <w:bottom w:val="none" w:sz="0" w:space="0" w:color="auto"/>
                <w:right w:val="none" w:sz="0" w:space="0" w:color="auto"/>
              </w:divBdr>
            </w:div>
            <w:div w:id="1154375185">
              <w:marLeft w:val="0"/>
              <w:marRight w:val="0"/>
              <w:marTop w:val="0"/>
              <w:marBottom w:val="0"/>
              <w:divBdr>
                <w:top w:val="none" w:sz="0" w:space="0" w:color="auto"/>
                <w:left w:val="none" w:sz="0" w:space="0" w:color="auto"/>
                <w:bottom w:val="none" w:sz="0" w:space="0" w:color="auto"/>
                <w:right w:val="none" w:sz="0" w:space="0" w:color="auto"/>
              </w:divBdr>
            </w:div>
            <w:div w:id="1623345481">
              <w:marLeft w:val="0"/>
              <w:marRight w:val="0"/>
              <w:marTop w:val="0"/>
              <w:marBottom w:val="0"/>
              <w:divBdr>
                <w:top w:val="none" w:sz="0" w:space="0" w:color="auto"/>
                <w:left w:val="none" w:sz="0" w:space="0" w:color="auto"/>
                <w:bottom w:val="none" w:sz="0" w:space="0" w:color="auto"/>
                <w:right w:val="none" w:sz="0" w:space="0" w:color="auto"/>
              </w:divBdr>
            </w:div>
            <w:div w:id="16393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94108">
      <w:bodyDiv w:val="1"/>
      <w:marLeft w:val="0"/>
      <w:marRight w:val="0"/>
      <w:marTop w:val="0"/>
      <w:marBottom w:val="0"/>
      <w:divBdr>
        <w:top w:val="none" w:sz="0" w:space="0" w:color="auto"/>
        <w:left w:val="none" w:sz="0" w:space="0" w:color="auto"/>
        <w:bottom w:val="none" w:sz="0" w:space="0" w:color="auto"/>
        <w:right w:val="none" w:sz="0" w:space="0" w:color="auto"/>
      </w:divBdr>
      <w:divsChild>
        <w:div w:id="1258903226">
          <w:marLeft w:val="0"/>
          <w:marRight w:val="0"/>
          <w:marTop w:val="0"/>
          <w:marBottom w:val="0"/>
          <w:divBdr>
            <w:top w:val="none" w:sz="0" w:space="0" w:color="auto"/>
            <w:left w:val="none" w:sz="0" w:space="0" w:color="auto"/>
            <w:bottom w:val="none" w:sz="0" w:space="0" w:color="auto"/>
            <w:right w:val="none" w:sz="0" w:space="0" w:color="auto"/>
          </w:divBdr>
          <w:divsChild>
            <w:div w:id="582571287">
              <w:marLeft w:val="0"/>
              <w:marRight w:val="0"/>
              <w:marTop w:val="0"/>
              <w:marBottom w:val="0"/>
              <w:divBdr>
                <w:top w:val="none" w:sz="0" w:space="0" w:color="auto"/>
                <w:left w:val="none" w:sz="0" w:space="0" w:color="auto"/>
                <w:bottom w:val="none" w:sz="0" w:space="0" w:color="auto"/>
                <w:right w:val="none" w:sz="0" w:space="0" w:color="auto"/>
              </w:divBdr>
            </w:div>
            <w:div w:id="2094011546">
              <w:marLeft w:val="0"/>
              <w:marRight w:val="0"/>
              <w:marTop w:val="0"/>
              <w:marBottom w:val="0"/>
              <w:divBdr>
                <w:top w:val="none" w:sz="0" w:space="0" w:color="auto"/>
                <w:left w:val="none" w:sz="0" w:space="0" w:color="auto"/>
                <w:bottom w:val="none" w:sz="0" w:space="0" w:color="auto"/>
                <w:right w:val="none" w:sz="0" w:space="0" w:color="auto"/>
              </w:divBdr>
            </w:div>
            <w:div w:id="1397244652">
              <w:marLeft w:val="0"/>
              <w:marRight w:val="0"/>
              <w:marTop w:val="0"/>
              <w:marBottom w:val="0"/>
              <w:divBdr>
                <w:top w:val="none" w:sz="0" w:space="0" w:color="auto"/>
                <w:left w:val="none" w:sz="0" w:space="0" w:color="auto"/>
                <w:bottom w:val="none" w:sz="0" w:space="0" w:color="auto"/>
                <w:right w:val="none" w:sz="0" w:space="0" w:color="auto"/>
              </w:divBdr>
            </w:div>
            <w:div w:id="1930312884">
              <w:marLeft w:val="0"/>
              <w:marRight w:val="0"/>
              <w:marTop w:val="0"/>
              <w:marBottom w:val="0"/>
              <w:divBdr>
                <w:top w:val="none" w:sz="0" w:space="0" w:color="auto"/>
                <w:left w:val="none" w:sz="0" w:space="0" w:color="auto"/>
                <w:bottom w:val="none" w:sz="0" w:space="0" w:color="auto"/>
                <w:right w:val="none" w:sz="0" w:space="0" w:color="auto"/>
              </w:divBdr>
            </w:div>
            <w:div w:id="1501696109">
              <w:marLeft w:val="0"/>
              <w:marRight w:val="0"/>
              <w:marTop w:val="0"/>
              <w:marBottom w:val="0"/>
              <w:divBdr>
                <w:top w:val="none" w:sz="0" w:space="0" w:color="auto"/>
                <w:left w:val="none" w:sz="0" w:space="0" w:color="auto"/>
                <w:bottom w:val="none" w:sz="0" w:space="0" w:color="auto"/>
                <w:right w:val="none" w:sz="0" w:space="0" w:color="auto"/>
              </w:divBdr>
            </w:div>
            <w:div w:id="816413413">
              <w:marLeft w:val="0"/>
              <w:marRight w:val="0"/>
              <w:marTop w:val="0"/>
              <w:marBottom w:val="0"/>
              <w:divBdr>
                <w:top w:val="none" w:sz="0" w:space="0" w:color="auto"/>
                <w:left w:val="none" w:sz="0" w:space="0" w:color="auto"/>
                <w:bottom w:val="none" w:sz="0" w:space="0" w:color="auto"/>
                <w:right w:val="none" w:sz="0" w:space="0" w:color="auto"/>
              </w:divBdr>
            </w:div>
            <w:div w:id="1418558495">
              <w:marLeft w:val="0"/>
              <w:marRight w:val="0"/>
              <w:marTop w:val="0"/>
              <w:marBottom w:val="0"/>
              <w:divBdr>
                <w:top w:val="none" w:sz="0" w:space="0" w:color="auto"/>
                <w:left w:val="none" w:sz="0" w:space="0" w:color="auto"/>
                <w:bottom w:val="none" w:sz="0" w:space="0" w:color="auto"/>
                <w:right w:val="none" w:sz="0" w:space="0" w:color="auto"/>
              </w:divBdr>
            </w:div>
            <w:div w:id="1448428414">
              <w:marLeft w:val="0"/>
              <w:marRight w:val="0"/>
              <w:marTop w:val="0"/>
              <w:marBottom w:val="0"/>
              <w:divBdr>
                <w:top w:val="none" w:sz="0" w:space="0" w:color="auto"/>
                <w:left w:val="none" w:sz="0" w:space="0" w:color="auto"/>
                <w:bottom w:val="none" w:sz="0" w:space="0" w:color="auto"/>
                <w:right w:val="none" w:sz="0" w:space="0" w:color="auto"/>
              </w:divBdr>
            </w:div>
            <w:div w:id="1413118401">
              <w:marLeft w:val="0"/>
              <w:marRight w:val="0"/>
              <w:marTop w:val="0"/>
              <w:marBottom w:val="0"/>
              <w:divBdr>
                <w:top w:val="none" w:sz="0" w:space="0" w:color="auto"/>
                <w:left w:val="none" w:sz="0" w:space="0" w:color="auto"/>
                <w:bottom w:val="none" w:sz="0" w:space="0" w:color="auto"/>
                <w:right w:val="none" w:sz="0" w:space="0" w:color="auto"/>
              </w:divBdr>
            </w:div>
            <w:div w:id="2139251128">
              <w:marLeft w:val="0"/>
              <w:marRight w:val="0"/>
              <w:marTop w:val="0"/>
              <w:marBottom w:val="0"/>
              <w:divBdr>
                <w:top w:val="none" w:sz="0" w:space="0" w:color="auto"/>
                <w:left w:val="none" w:sz="0" w:space="0" w:color="auto"/>
                <w:bottom w:val="none" w:sz="0" w:space="0" w:color="auto"/>
                <w:right w:val="none" w:sz="0" w:space="0" w:color="auto"/>
              </w:divBdr>
            </w:div>
            <w:div w:id="1932615835">
              <w:marLeft w:val="0"/>
              <w:marRight w:val="0"/>
              <w:marTop w:val="0"/>
              <w:marBottom w:val="0"/>
              <w:divBdr>
                <w:top w:val="none" w:sz="0" w:space="0" w:color="auto"/>
                <w:left w:val="none" w:sz="0" w:space="0" w:color="auto"/>
                <w:bottom w:val="none" w:sz="0" w:space="0" w:color="auto"/>
                <w:right w:val="none" w:sz="0" w:space="0" w:color="auto"/>
              </w:divBdr>
            </w:div>
            <w:div w:id="1123839173">
              <w:marLeft w:val="0"/>
              <w:marRight w:val="0"/>
              <w:marTop w:val="0"/>
              <w:marBottom w:val="0"/>
              <w:divBdr>
                <w:top w:val="none" w:sz="0" w:space="0" w:color="auto"/>
                <w:left w:val="none" w:sz="0" w:space="0" w:color="auto"/>
                <w:bottom w:val="none" w:sz="0" w:space="0" w:color="auto"/>
                <w:right w:val="none" w:sz="0" w:space="0" w:color="auto"/>
              </w:divBdr>
            </w:div>
            <w:div w:id="1832869005">
              <w:marLeft w:val="0"/>
              <w:marRight w:val="0"/>
              <w:marTop w:val="0"/>
              <w:marBottom w:val="0"/>
              <w:divBdr>
                <w:top w:val="none" w:sz="0" w:space="0" w:color="auto"/>
                <w:left w:val="none" w:sz="0" w:space="0" w:color="auto"/>
                <w:bottom w:val="none" w:sz="0" w:space="0" w:color="auto"/>
                <w:right w:val="none" w:sz="0" w:space="0" w:color="auto"/>
              </w:divBdr>
            </w:div>
            <w:div w:id="868034706">
              <w:marLeft w:val="0"/>
              <w:marRight w:val="0"/>
              <w:marTop w:val="0"/>
              <w:marBottom w:val="0"/>
              <w:divBdr>
                <w:top w:val="none" w:sz="0" w:space="0" w:color="auto"/>
                <w:left w:val="none" w:sz="0" w:space="0" w:color="auto"/>
                <w:bottom w:val="none" w:sz="0" w:space="0" w:color="auto"/>
                <w:right w:val="none" w:sz="0" w:space="0" w:color="auto"/>
              </w:divBdr>
            </w:div>
            <w:div w:id="218825844">
              <w:marLeft w:val="0"/>
              <w:marRight w:val="0"/>
              <w:marTop w:val="0"/>
              <w:marBottom w:val="0"/>
              <w:divBdr>
                <w:top w:val="none" w:sz="0" w:space="0" w:color="auto"/>
                <w:left w:val="none" w:sz="0" w:space="0" w:color="auto"/>
                <w:bottom w:val="none" w:sz="0" w:space="0" w:color="auto"/>
                <w:right w:val="none" w:sz="0" w:space="0" w:color="auto"/>
              </w:divBdr>
            </w:div>
            <w:div w:id="1682391925">
              <w:marLeft w:val="0"/>
              <w:marRight w:val="0"/>
              <w:marTop w:val="0"/>
              <w:marBottom w:val="0"/>
              <w:divBdr>
                <w:top w:val="none" w:sz="0" w:space="0" w:color="auto"/>
                <w:left w:val="none" w:sz="0" w:space="0" w:color="auto"/>
                <w:bottom w:val="none" w:sz="0" w:space="0" w:color="auto"/>
                <w:right w:val="none" w:sz="0" w:space="0" w:color="auto"/>
              </w:divBdr>
            </w:div>
            <w:div w:id="1937790296">
              <w:marLeft w:val="0"/>
              <w:marRight w:val="0"/>
              <w:marTop w:val="0"/>
              <w:marBottom w:val="0"/>
              <w:divBdr>
                <w:top w:val="none" w:sz="0" w:space="0" w:color="auto"/>
                <w:left w:val="none" w:sz="0" w:space="0" w:color="auto"/>
                <w:bottom w:val="none" w:sz="0" w:space="0" w:color="auto"/>
                <w:right w:val="none" w:sz="0" w:space="0" w:color="auto"/>
              </w:divBdr>
            </w:div>
            <w:div w:id="1166700721">
              <w:marLeft w:val="0"/>
              <w:marRight w:val="0"/>
              <w:marTop w:val="0"/>
              <w:marBottom w:val="0"/>
              <w:divBdr>
                <w:top w:val="none" w:sz="0" w:space="0" w:color="auto"/>
                <w:left w:val="none" w:sz="0" w:space="0" w:color="auto"/>
                <w:bottom w:val="none" w:sz="0" w:space="0" w:color="auto"/>
                <w:right w:val="none" w:sz="0" w:space="0" w:color="auto"/>
              </w:divBdr>
            </w:div>
            <w:div w:id="1476025600">
              <w:marLeft w:val="0"/>
              <w:marRight w:val="0"/>
              <w:marTop w:val="0"/>
              <w:marBottom w:val="0"/>
              <w:divBdr>
                <w:top w:val="none" w:sz="0" w:space="0" w:color="auto"/>
                <w:left w:val="none" w:sz="0" w:space="0" w:color="auto"/>
                <w:bottom w:val="none" w:sz="0" w:space="0" w:color="auto"/>
                <w:right w:val="none" w:sz="0" w:space="0" w:color="auto"/>
              </w:divBdr>
            </w:div>
            <w:div w:id="1942182620">
              <w:marLeft w:val="0"/>
              <w:marRight w:val="0"/>
              <w:marTop w:val="0"/>
              <w:marBottom w:val="0"/>
              <w:divBdr>
                <w:top w:val="none" w:sz="0" w:space="0" w:color="auto"/>
                <w:left w:val="none" w:sz="0" w:space="0" w:color="auto"/>
                <w:bottom w:val="none" w:sz="0" w:space="0" w:color="auto"/>
                <w:right w:val="none" w:sz="0" w:space="0" w:color="auto"/>
              </w:divBdr>
            </w:div>
            <w:div w:id="1257979501">
              <w:marLeft w:val="0"/>
              <w:marRight w:val="0"/>
              <w:marTop w:val="0"/>
              <w:marBottom w:val="0"/>
              <w:divBdr>
                <w:top w:val="none" w:sz="0" w:space="0" w:color="auto"/>
                <w:left w:val="none" w:sz="0" w:space="0" w:color="auto"/>
                <w:bottom w:val="none" w:sz="0" w:space="0" w:color="auto"/>
                <w:right w:val="none" w:sz="0" w:space="0" w:color="auto"/>
              </w:divBdr>
            </w:div>
            <w:div w:id="102960954">
              <w:marLeft w:val="0"/>
              <w:marRight w:val="0"/>
              <w:marTop w:val="0"/>
              <w:marBottom w:val="0"/>
              <w:divBdr>
                <w:top w:val="none" w:sz="0" w:space="0" w:color="auto"/>
                <w:left w:val="none" w:sz="0" w:space="0" w:color="auto"/>
                <w:bottom w:val="none" w:sz="0" w:space="0" w:color="auto"/>
                <w:right w:val="none" w:sz="0" w:space="0" w:color="auto"/>
              </w:divBdr>
            </w:div>
            <w:div w:id="708728966">
              <w:marLeft w:val="0"/>
              <w:marRight w:val="0"/>
              <w:marTop w:val="0"/>
              <w:marBottom w:val="0"/>
              <w:divBdr>
                <w:top w:val="none" w:sz="0" w:space="0" w:color="auto"/>
                <w:left w:val="none" w:sz="0" w:space="0" w:color="auto"/>
                <w:bottom w:val="none" w:sz="0" w:space="0" w:color="auto"/>
                <w:right w:val="none" w:sz="0" w:space="0" w:color="auto"/>
              </w:divBdr>
            </w:div>
            <w:div w:id="895355948">
              <w:marLeft w:val="0"/>
              <w:marRight w:val="0"/>
              <w:marTop w:val="0"/>
              <w:marBottom w:val="0"/>
              <w:divBdr>
                <w:top w:val="none" w:sz="0" w:space="0" w:color="auto"/>
                <w:left w:val="none" w:sz="0" w:space="0" w:color="auto"/>
                <w:bottom w:val="none" w:sz="0" w:space="0" w:color="auto"/>
                <w:right w:val="none" w:sz="0" w:space="0" w:color="auto"/>
              </w:divBdr>
            </w:div>
            <w:div w:id="1913586622">
              <w:marLeft w:val="0"/>
              <w:marRight w:val="0"/>
              <w:marTop w:val="0"/>
              <w:marBottom w:val="0"/>
              <w:divBdr>
                <w:top w:val="none" w:sz="0" w:space="0" w:color="auto"/>
                <w:left w:val="none" w:sz="0" w:space="0" w:color="auto"/>
                <w:bottom w:val="none" w:sz="0" w:space="0" w:color="auto"/>
                <w:right w:val="none" w:sz="0" w:space="0" w:color="auto"/>
              </w:divBdr>
            </w:div>
            <w:div w:id="208346324">
              <w:marLeft w:val="0"/>
              <w:marRight w:val="0"/>
              <w:marTop w:val="0"/>
              <w:marBottom w:val="0"/>
              <w:divBdr>
                <w:top w:val="none" w:sz="0" w:space="0" w:color="auto"/>
                <w:left w:val="none" w:sz="0" w:space="0" w:color="auto"/>
                <w:bottom w:val="none" w:sz="0" w:space="0" w:color="auto"/>
                <w:right w:val="none" w:sz="0" w:space="0" w:color="auto"/>
              </w:divBdr>
            </w:div>
            <w:div w:id="197894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53980">
      <w:bodyDiv w:val="1"/>
      <w:marLeft w:val="0"/>
      <w:marRight w:val="0"/>
      <w:marTop w:val="0"/>
      <w:marBottom w:val="0"/>
      <w:divBdr>
        <w:top w:val="none" w:sz="0" w:space="0" w:color="auto"/>
        <w:left w:val="none" w:sz="0" w:space="0" w:color="auto"/>
        <w:bottom w:val="none" w:sz="0" w:space="0" w:color="auto"/>
        <w:right w:val="none" w:sz="0" w:space="0" w:color="auto"/>
      </w:divBdr>
      <w:divsChild>
        <w:div w:id="1273244659">
          <w:marLeft w:val="0"/>
          <w:marRight w:val="0"/>
          <w:marTop w:val="0"/>
          <w:marBottom w:val="0"/>
          <w:divBdr>
            <w:top w:val="none" w:sz="0" w:space="0" w:color="auto"/>
            <w:left w:val="none" w:sz="0" w:space="0" w:color="auto"/>
            <w:bottom w:val="none" w:sz="0" w:space="0" w:color="auto"/>
            <w:right w:val="none" w:sz="0" w:space="0" w:color="auto"/>
          </w:divBdr>
        </w:div>
        <w:div w:id="326131228">
          <w:marLeft w:val="0"/>
          <w:marRight w:val="0"/>
          <w:marTop w:val="0"/>
          <w:marBottom w:val="0"/>
          <w:divBdr>
            <w:top w:val="none" w:sz="0" w:space="0" w:color="auto"/>
            <w:left w:val="none" w:sz="0" w:space="0" w:color="auto"/>
            <w:bottom w:val="none" w:sz="0" w:space="0" w:color="auto"/>
            <w:right w:val="none" w:sz="0" w:space="0" w:color="auto"/>
          </w:divBdr>
        </w:div>
        <w:div w:id="861209288">
          <w:marLeft w:val="0"/>
          <w:marRight w:val="0"/>
          <w:marTop w:val="0"/>
          <w:marBottom w:val="0"/>
          <w:divBdr>
            <w:top w:val="none" w:sz="0" w:space="0" w:color="auto"/>
            <w:left w:val="none" w:sz="0" w:space="0" w:color="auto"/>
            <w:bottom w:val="none" w:sz="0" w:space="0" w:color="auto"/>
            <w:right w:val="none" w:sz="0" w:space="0" w:color="auto"/>
          </w:divBdr>
        </w:div>
        <w:div w:id="1590120435">
          <w:marLeft w:val="0"/>
          <w:marRight w:val="0"/>
          <w:marTop w:val="0"/>
          <w:marBottom w:val="0"/>
          <w:divBdr>
            <w:top w:val="none" w:sz="0" w:space="0" w:color="auto"/>
            <w:left w:val="none" w:sz="0" w:space="0" w:color="auto"/>
            <w:bottom w:val="none" w:sz="0" w:space="0" w:color="auto"/>
            <w:right w:val="none" w:sz="0" w:space="0" w:color="auto"/>
          </w:divBdr>
        </w:div>
        <w:div w:id="117797861">
          <w:marLeft w:val="0"/>
          <w:marRight w:val="0"/>
          <w:marTop w:val="0"/>
          <w:marBottom w:val="0"/>
          <w:divBdr>
            <w:top w:val="none" w:sz="0" w:space="0" w:color="auto"/>
            <w:left w:val="none" w:sz="0" w:space="0" w:color="auto"/>
            <w:bottom w:val="none" w:sz="0" w:space="0" w:color="auto"/>
            <w:right w:val="none" w:sz="0" w:space="0" w:color="auto"/>
          </w:divBdr>
        </w:div>
      </w:divsChild>
    </w:div>
    <w:div w:id="1262446664">
      <w:bodyDiv w:val="1"/>
      <w:marLeft w:val="0"/>
      <w:marRight w:val="0"/>
      <w:marTop w:val="0"/>
      <w:marBottom w:val="0"/>
      <w:divBdr>
        <w:top w:val="none" w:sz="0" w:space="0" w:color="auto"/>
        <w:left w:val="none" w:sz="0" w:space="0" w:color="auto"/>
        <w:bottom w:val="none" w:sz="0" w:space="0" w:color="auto"/>
        <w:right w:val="none" w:sz="0" w:space="0" w:color="auto"/>
      </w:divBdr>
      <w:divsChild>
        <w:div w:id="1897928721">
          <w:marLeft w:val="0"/>
          <w:marRight w:val="0"/>
          <w:marTop w:val="0"/>
          <w:marBottom w:val="0"/>
          <w:divBdr>
            <w:top w:val="none" w:sz="0" w:space="0" w:color="auto"/>
            <w:left w:val="none" w:sz="0" w:space="0" w:color="auto"/>
            <w:bottom w:val="none" w:sz="0" w:space="0" w:color="auto"/>
            <w:right w:val="none" w:sz="0" w:space="0" w:color="auto"/>
          </w:divBdr>
          <w:divsChild>
            <w:div w:id="1552618470">
              <w:marLeft w:val="0"/>
              <w:marRight w:val="0"/>
              <w:marTop w:val="0"/>
              <w:marBottom w:val="0"/>
              <w:divBdr>
                <w:top w:val="none" w:sz="0" w:space="0" w:color="auto"/>
                <w:left w:val="none" w:sz="0" w:space="0" w:color="auto"/>
                <w:bottom w:val="none" w:sz="0" w:space="0" w:color="auto"/>
                <w:right w:val="none" w:sz="0" w:space="0" w:color="auto"/>
              </w:divBdr>
            </w:div>
            <w:div w:id="2104182221">
              <w:marLeft w:val="0"/>
              <w:marRight w:val="0"/>
              <w:marTop w:val="0"/>
              <w:marBottom w:val="0"/>
              <w:divBdr>
                <w:top w:val="none" w:sz="0" w:space="0" w:color="auto"/>
                <w:left w:val="none" w:sz="0" w:space="0" w:color="auto"/>
                <w:bottom w:val="none" w:sz="0" w:space="0" w:color="auto"/>
                <w:right w:val="none" w:sz="0" w:space="0" w:color="auto"/>
              </w:divBdr>
            </w:div>
            <w:div w:id="1916435034">
              <w:marLeft w:val="0"/>
              <w:marRight w:val="0"/>
              <w:marTop w:val="0"/>
              <w:marBottom w:val="0"/>
              <w:divBdr>
                <w:top w:val="none" w:sz="0" w:space="0" w:color="auto"/>
                <w:left w:val="none" w:sz="0" w:space="0" w:color="auto"/>
                <w:bottom w:val="none" w:sz="0" w:space="0" w:color="auto"/>
                <w:right w:val="none" w:sz="0" w:space="0" w:color="auto"/>
              </w:divBdr>
            </w:div>
            <w:div w:id="1935938034">
              <w:marLeft w:val="0"/>
              <w:marRight w:val="0"/>
              <w:marTop w:val="0"/>
              <w:marBottom w:val="0"/>
              <w:divBdr>
                <w:top w:val="none" w:sz="0" w:space="0" w:color="auto"/>
                <w:left w:val="none" w:sz="0" w:space="0" w:color="auto"/>
                <w:bottom w:val="none" w:sz="0" w:space="0" w:color="auto"/>
                <w:right w:val="none" w:sz="0" w:space="0" w:color="auto"/>
              </w:divBdr>
            </w:div>
            <w:div w:id="78913159">
              <w:marLeft w:val="0"/>
              <w:marRight w:val="0"/>
              <w:marTop w:val="0"/>
              <w:marBottom w:val="0"/>
              <w:divBdr>
                <w:top w:val="none" w:sz="0" w:space="0" w:color="auto"/>
                <w:left w:val="none" w:sz="0" w:space="0" w:color="auto"/>
                <w:bottom w:val="none" w:sz="0" w:space="0" w:color="auto"/>
                <w:right w:val="none" w:sz="0" w:space="0" w:color="auto"/>
              </w:divBdr>
            </w:div>
            <w:div w:id="522015718">
              <w:marLeft w:val="0"/>
              <w:marRight w:val="0"/>
              <w:marTop w:val="0"/>
              <w:marBottom w:val="0"/>
              <w:divBdr>
                <w:top w:val="none" w:sz="0" w:space="0" w:color="auto"/>
                <w:left w:val="none" w:sz="0" w:space="0" w:color="auto"/>
                <w:bottom w:val="none" w:sz="0" w:space="0" w:color="auto"/>
                <w:right w:val="none" w:sz="0" w:space="0" w:color="auto"/>
              </w:divBdr>
            </w:div>
            <w:div w:id="1097286896">
              <w:marLeft w:val="0"/>
              <w:marRight w:val="0"/>
              <w:marTop w:val="0"/>
              <w:marBottom w:val="0"/>
              <w:divBdr>
                <w:top w:val="none" w:sz="0" w:space="0" w:color="auto"/>
                <w:left w:val="none" w:sz="0" w:space="0" w:color="auto"/>
                <w:bottom w:val="none" w:sz="0" w:space="0" w:color="auto"/>
                <w:right w:val="none" w:sz="0" w:space="0" w:color="auto"/>
              </w:divBdr>
            </w:div>
            <w:div w:id="985553336">
              <w:marLeft w:val="0"/>
              <w:marRight w:val="0"/>
              <w:marTop w:val="0"/>
              <w:marBottom w:val="0"/>
              <w:divBdr>
                <w:top w:val="none" w:sz="0" w:space="0" w:color="auto"/>
                <w:left w:val="none" w:sz="0" w:space="0" w:color="auto"/>
                <w:bottom w:val="none" w:sz="0" w:space="0" w:color="auto"/>
                <w:right w:val="none" w:sz="0" w:space="0" w:color="auto"/>
              </w:divBdr>
            </w:div>
            <w:div w:id="140930290">
              <w:marLeft w:val="0"/>
              <w:marRight w:val="0"/>
              <w:marTop w:val="0"/>
              <w:marBottom w:val="0"/>
              <w:divBdr>
                <w:top w:val="none" w:sz="0" w:space="0" w:color="auto"/>
                <w:left w:val="none" w:sz="0" w:space="0" w:color="auto"/>
                <w:bottom w:val="none" w:sz="0" w:space="0" w:color="auto"/>
                <w:right w:val="none" w:sz="0" w:space="0" w:color="auto"/>
              </w:divBdr>
            </w:div>
            <w:div w:id="586228567">
              <w:marLeft w:val="0"/>
              <w:marRight w:val="0"/>
              <w:marTop w:val="0"/>
              <w:marBottom w:val="0"/>
              <w:divBdr>
                <w:top w:val="none" w:sz="0" w:space="0" w:color="auto"/>
                <w:left w:val="none" w:sz="0" w:space="0" w:color="auto"/>
                <w:bottom w:val="none" w:sz="0" w:space="0" w:color="auto"/>
                <w:right w:val="none" w:sz="0" w:space="0" w:color="auto"/>
              </w:divBdr>
            </w:div>
            <w:div w:id="1619802406">
              <w:marLeft w:val="0"/>
              <w:marRight w:val="0"/>
              <w:marTop w:val="0"/>
              <w:marBottom w:val="0"/>
              <w:divBdr>
                <w:top w:val="none" w:sz="0" w:space="0" w:color="auto"/>
                <w:left w:val="none" w:sz="0" w:space="0" w:color="auto"/>
                <w:bottom w:val="none" w:sz="0" w:space="0" w:color="auto"/>
                <w:right w:val="none" w:sz="0" w:space="0" w:color="auto"/>
              </w:divBdr>
            </w:div>
            <w:div w:id="1867517246">
              <w:marLeft w:val="0"/>
              <w:marRight w:val="0"/>
              <w:marTop w:val="0"/>
              <w:marBottom w:val="0"/>
              <w:divBdr>
                <w:top w:val="none" w:sz="0" w:space="0" w:color="auto"/>
                <w:left w:val="none" w:sz="0" w:space="0" w:color="auto"/>
                <w:bottom w:val="none" w:sz="0" w:space="0" w:color="auto"/>
                <w:right w:val="none" w:sz="0" w:space="0" w:color="auto"/>
              </w:divBdr>
            </w:div>
            <w:div w:id="51434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84497">
      <w:bodyDiv w:val="1"/>
      <w:marLeft w:val="0"/>
      <w:marRight w:val="0"/>
      <w:marTop w:val="0"/>
      <w:marBottom w:val="0"/>
      <w:divBdr>
        <w:top w:val="none" w:sz="0" w:space="0" w:color="auto"/>
        <w:left w:val="none" w:sz="0" w:space="0" w:color="auto"/>
        <w:bottom w:val="none" w:sz="0" w:space="0" w:color="auto"/>
        <w:right w:val="none" w:sz="0" w:space="0" w:color="auto"/>
      </w:divBdr>
      <w:divsChild>
        <w:div w:id="1506554065">
          <w:marLeft w:val="0"/>
          <w:marRight w:val="0"/>
          <w:marTop w:val="0"/>
          <w:marBottom w:val="0"/>
          <w:divBdr>
            <w:top w:val="none" w:sz="0" w:space="0" w:color="auto"/>
            <w:left w:val="none" w:sz="0" w:space="0" w:color="auto"/>
            <w:bottom w:val="none" w:sz="0" w:space="0" w:color="auto"/>
            <w:right w:val="none" w:sz="0" w:space="0" w:color="auto"/>
          </w:divBdr>
          <w:divsChild>
            <w:div w:id="2032217905">
              <w:marLeft w:val="0"/>
              <w:marRight w:val="0"/>
              <w:marTop w:val="0"/>
              <w:marBottom w:val="0"/>
              <w:divBdr>
                <w:top w:val="none" w:sz="0" w:space="0" w:color="auto"/>
                <w:left w:val="none" w:sz="0" w:space="0" w:color="auto"/>
                <w:bottom w:val="none" w:sz="0" w:space="0" w:color="auto"/>
                <w:right w:val="none" w:sz="0" w:space="0" w:color="auto"/>
              </w:divBdr>
            </w:div>
            <w:div w:id="1926912259">
              <w:marLeft w:val="0"/>
              <w:marRight w:val="0"/>
              <w:marTop w:val="0"/>
              <w:marBottom w:val="0"/>
              <w:divBdr>
                <w:top w:val="none" w:sz="0" w:space="0" w:color="auto"/>
                <w:left w:val="none" w:sz="0" w:space="0" w:color="auto"/>
                <w:bottom w:val="none" w:sz="0" w:space="0" w:color="auto"/>
                <w:right w:val="none" w:sz="0" w:space="0" w:color="auto"/>
              </w:divBdr>
            </w:div>
            <w:div w:id="1997877151">
              <w:marLeft w:val="0"/>
              <w:marRight w:val="0"/>
              <w:marTop w:val="0"/>
              <w:marBottom w:val="0"/>
              <w:divBdr>
                <w:top w:val="none" w:sz="0" w:space="0" w:color="auto"/>
                <w:left w:val="none" w:sz="0" w:space="0" w:color="auto"/>
                <w:bottom w:val="none" w:sz="0" w:space="0" w:color="auto"/>
                <w:right w:val="none" w:sz="0" w:space="0" w:color="auto"/>
              </w:divBdr>
            </w:div>
            <w:div w:id="75367997">
              <w:marLeft w:val="0"/>
              <w:marRight w:val="0"/>
              <w:marTop w:val="0"/>
              <w:marBottom w:val="0"/>
              <w:divBdr>
                <w:top w:val="none" w:sz="0" w:space="0" w:color="auto"/>
                <w:left w:val="none" w:sz="0" w:space="0" w:color="auto"/>
                <w:bottom w:val="none" w:sz="0" w:space="0" w:color="auto"/>
                <w:right w:val="none" w:sz="0" w:space="0" w:color="auto"/>
              </w:divBdr>
            </w:div>
            <w:div w:id="126376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99549">
      <w:bodyDiv w:val="1"/>
      <w:marLeft w:val="0"/>
      <w:marRight w:val="0"/>
      <w:marTop w:val="0"/>
      <w:marBottom w:val="0"/>
      <w:divBdr>
        <w:top w:val="none" w:sz="0" w:space="0" w:color="auto"/>
        <w:left w:val="none" w:sz="0" w:space="0" w:color="auto"/>
        <w:bottom w:val="none" w:sz="0" w:space="0" w:color="auto"/>
        <w:right w:val="none" w:sz="0" w:space="0" w:color="auto"/>
      </w:divBdr>
      <w:divsChild>
        <w:div w:id="1348141691">
          <w:marLeft w:val="0"/>
          <w:marRight w:val="0"/>
          <w:marTop w:val="0"/>
          <w:marBottom w:val="0"/>
          <w:divBdr>
            <w:top w:val="none" w:sz="0" w:space="0" w:color="auto"/>
            <w:left w:val="none" w:sz="0" w:space="0" w:color="auto"/>
            <w:bottom w:val="none" w:sz="0" w:space="0" w:color="auto"/>
            <w:right w:val="none" w:sz="0" w:space="0" w:color="auto"/>
          </w:divBdr>
        </w:div>
        <w:div w:id="610935779">
          <w:marLeft w:val="0"/>
          <w:marRight w:val="0"/>
          <w:marTop w:val="0"/>
          <w:marBottom w:val="0"/>
          <w:divBdr>
            <w:top w:val="none" w:sz="0" w:space="0" w:color="auto"/>
            <w:left w:val="none" w:sz="0" w:space="0" w:color="auto"/>
            <w:bottom w:val="none" w:sz="0" w:space="0" w:color="auto"/>
            <w:right w:val="none" w:sz="0" w:space="0" w:color="auto"/>
          </w:divBdr>
        </w:div>
      </w:divsChild>
    </w:div>
    <w:div w:id="1441684144">
      <w:bodyDiv w:val="1"/>
      <w:marLeft w:val="0"/>
      <w:marRight w:val="0"/>
      <w:marTop w:val="0"/>
      <w:marBottom w:val="0"/>
      <w:divBdr>
        <w:top w:val="none" w:sz="0" w:space="0" w:color="auto"/>
        <w:left w:val="none" w:sz="0" w:space="0" w:color="auto"/>
        <w:bottom w:val="none" w:sz="0" w:space="0" w:color="auto"/>
        <w:right w:val="none" w:sz="0" w:space="0" w:color="auto"/>
      </w:divBdr>
      <w:divsChild>
        <w:div w:id="842092538">
          <w:marLeft w:val="0"/>
          <w:marRight w:val="0"/>
          <w:marTop w:val="0"/>
          <w:marBottom w:val="0"/>
          <w:divBdr>
            <w:top w:val="none" w:sz="0" w:space="0" w:color="auto"/>
            <w:left w:val="none" w:sz="0" w:space="0" w:color="auto"/>
            <w:bottom w:val="none" w:sz="0" w:space="0" w:color="auto"/>
            <w:right w:val="none" w:sz="0" w:space="0" w:color="auto"/>
          </w:divBdr>
        </w:div>
        <w:div w:id="971984156">
          <w:marLeft w:val="0"/>
          <w:marRight w:val="0"/>
          <w:marTop w:val="0"/>
          <w:marBottom w:val="0"/>
          <w:divBdr>
            <w:top w:val="none" w:sz="0" w:space="0" w:color="auto"/>
            <w:left w:val="none" w:sz="0" w:space="0" w:color="auto"/>
            <w:bottom w:val="none" w:sz="0" w:space="0" w:color="auto"/>
            <w:right w:val="none" w:sz="0" w:space="0" w:color="auto"/>
          </w:divBdr>
        </w:div>
      </w:divsChild>
    </w:div>
    <w:div w:id="1458327790">
      <w:bodyDiv w:val="1"/>
      <w:marLeft w:val="0"/>
      <w:marRight w:val="0"/>
      <w:marTop w:val="0"/>
      <w:marBottom w:val="0"/>
      <w:divBdr>
        <w:top w:val="none" w:sz="0" w:space="0" w:color="auto"/>
        <w:left w:val="none" w:sz="0" w:space="0" w:color="auto"/>
        <w:bottom w:val="none" w:sz="0" w:space="0" w:color="auto"/>
        <w:right w:val="none" w:sz="0" w:space="0" w:color="auto"/>
      </w:divBdr>
      <w:divsChild>
        <w:div w:id="709719804">
          <w:marLeft w:val="0"/>
          <w:marRight w:val="0"/>
          <w:marTop w:val="0"/>
          <w:marBottom w:val="0"/>
          <w:divBdr>
            <w:top w:val="none" w:sz="0" w:space="0" w:color="auto"/>
            <w:left w:val="none" w:sz="0" w:space="0" w:color="auto"/>
            <w:bottom w:val="none" w:sz="0" w:space="0" w:color="auto"/>
            <w:right w:val="none" w:sz="0" w:space="0" w:color="auto"/>
          </w:divBdr>
          <w:divsChild>
            <w:div w:id="283462734">
              <w:marLeft w:val="0"/>
              <w:marRight w:val="0"/>
              <w:marTop w:val="0"/>
              <w:marBottom w:val="0"/>
              <w:divBdr>
                <w:top w:val="none" w:sz="0" w:space="0" w:color="auto"/>
                <w:left w:val="none" w:sz="0" w:space="0" w:color="auto"/>
                <w:bottom w:val="none" w:sz="0" w:space="0" w:color="auto"/>
                <w:right w:val="none" w:sz="0" w:space="0" w:color="auto"/>
              </w:divBdr>
            </w:div>
            <w:div w:id="2001420917">
              <w:marLeft w:val="0"/>
              <w:marRight w:val="0"/>
              <w:marTop w:val="0"/>
              <w:marBottom w:val="0"/>
              <w:divBdr>
                <w:top w:val="none" w:sz="0" w:space="0" w:color="auto"/>
                <w:left w:val="none" w:sz="0" w:space="0" w:color="auto"/>
                <w:bottom w:val="none" w:sz="0" w:space="0" w:color="auto"/>
                <w:right w:val="none" w:sz="0" w:space="0" w:color="auto"/>
              </w:divBdr>
            </w:div>
            <w:div w:id="488180752">
              <w:marLeft w:val="0"/>
              <w:marRight w:val="0"/>
              <w:marTop w:val="0"/>
              <w:marBottom w:val="0"/>
              <w:divBdr>
                <w:top w:val="none" w:sz="0" w:space="0" w:color="auto"/>
                <w:left w:val="none" w:sz="0" w:space="0" w:color="auto"/>
                <w:bottom w:val="none" w:sz="0" w:space="0" w:color="auto"/>
                <w:right w:val="none" w:sz="0" w:space="0" w:color="auto"/>
              </w:divBdr>
            </w:div>
            <w:div w:id="1051421705">
              <w:marLeft w:val="0"/>
              <w:marRight w:val="0"/>
              <w:marTop w:val="0"/>
              <w:marBottom w:val="0"/>
              <w:divBdr>
                <w:top w:val="none" w:sz="0" w:space="0" w:color="auto"/>
                <w:left w:val="none" w:sz="0" w:space="0" w:color="auto"/>
                <w:bottom w:val="none" w:sz="0" w:space="0" w:color="auto"/>
                <w:right w:val="none" w:sz="0" w:space="0" w:color="auto"/>
              </w:divBdr>
            </w:div>
            <w:div w:id="732309462">
              <w:marLeft w:val="0"/>
              <w:marRight w:val="0"/>
              <w:marTop w:val="0"/>
              <w:marBottom w:val="0"/>
              <w:divBdr>
                <w:top w:val="none" w:sz="0" w:space="0" w:color="auto"/>
                <w:left w:val="none" w:sz="0" w:space="0" w:color="auto"/>
                <w:bottom w:val="none" w:sz="0" w:space="0" w:color="auto"/>
                <w:right w:val="none" w:sz="0" w:space="0" w:color="auto"/>
              </w:divBdr>
            </w:div>
            <w:div w:id="1664043723">
              <w:marLeft w:val="0"/>
              <w:marRight w:val="0"/>
              <w:marTop w:val="0"/>
              <w:marBottom w:val="0"/>
              <w:divBdr>
                <w:top w:val="none" w:sz="0" w:space="0" w:color="auto"/>
                <w:left w:val="none" w:sz="0" w:space="0" w:color="auto"/>
                <w:bottom w:val="none" w:sz="0" w:space="0" w:color="auto"/>
                <w:right w:val="none" w:sz="0" w:space="0" w:color="auto"/>
              </w:divBdr>
            </w:div>
            <w:div w:id="1552837994">
              <w:marLeft w:val="0"/>
              <w:marRight w:val="0"/>
              <w:marTop w:val="0"/>
              <w:marBottom w:val="0"/>
              <w:divBdr>
                <w:top w:val="none" w:sz="0" w:space="0" w:color="auto"/>
                <w:left w:val="none" w:sz="0" w:space="0" w:color="auto"/>
                <w:bottom w:val="none" w:sz="0" w:space="0" w:color="auto"/>
                <w:right w:val="none" w:sz="0" w:space="0" w:color="auto"/>
              </w:divBdr>
            </w:div>
            <w:div w:id="618147390">
              <w:marLeft w:val="0"/>
              <w:marRight w:val="0"/>
              <w:marTop w:val="0"/>
              <w:marBottom w:val="0"/>
              <w:divBdr>
                <w:top w:val="none" w:sz="0" w:space="0" w:color="auto"/>
                <w:left w:val="none" w:sz="0" w:space="0" w:color="auto"/>
                <w:bottom w:val="none" w:sz="0" w:space="0" w:color="auto"/>
                <w:right w:val="none" w:sz="0" w:space="0" w:color="auto"/>
              </w:divBdr>
            </w:div>
            <w:div w:id="334770460">
              <w:marLeft w:val="0"/>
              <w:marRight w:val="0"/>
              <w:marTop w:val="0"/>
              <w:marBottom w:val="0"/>
              <w:divBdr>
                <w:top w:val="none" w:sz="0" w:space="0" w:color="auto"/>
                <w:left w:val="none" w:sz="0" w:space="0" w:color="auto"/>
                <w:bottom w:val="none" w:sz="0" w:space="0" w:color="auto"/>
                <w:right w:val="none" w:sz="0" w:space="0" w:color="auto"/>
              </w:divBdr>
            </w:div>
            <w:div w:id="302319523">
              <w:marLeft w:val="0"/>
              <w:marRight w:val="0"/>
              <w:marTop w:val="0"/>
              <w:marBottom w:val="0"/>
              <w:divBdr>
                <w:top w:val="none" w:sz="0" w:space="0" w:color="auto"/>
                <w:left w:val="none" w:sz="0" w:space="0" w:color="auto"/>
                <w:bottom w:val="none" w:sz="0" w:space="0" w:color="auto"/>
                <w:right w:val="none" w:sz="0" w:space="0" w:color="auto"/>
              </w:divBdr>
            </w:div>
            <w:div w:id="10301489">
              <w:marLeft w:val="0"/>
              <w:marRight w:val="0"/>
              <w:marTop w:val="0"/>
              <w:marBottom w:val="0"/>
              <w:divBdr>
                <w:top w:val="none" w:sz="0" w:space="0" w:color="auto"/>
                <w:left w:val="none" w:sz="0" w:space="0" w:color="auto"/>
                <w:bottom w:val="none" w:sz="0" w:space="0" w:color="auto"/>
                <w:right w:val="none" w:sz="0" w:space="0" w:color="auto"/>
              </w:divBdr>
            </w:div>
            <w:div w:id="1806969081">
              <w:marLeft w:val="0"/>
              <w:marRight w:val="0"/>
              <w:marTop w:val="0"/>
              <w:marBottom w:val="0"/>
              <w:divBdr>
                <w:top w:val="none" w:sz="0" w:space="0" w:color="auto"/>
                <w:left w:val="none" w:sz="0" w:space="0" w:color="auto"/>
                <w:bottom w:val="none" w:sz="0" w:space="0" w:color="auto"/>
                <w:right w:val="none" w:sz="0" w:space="0" w:color="auto"/>
              </w:divBdr>
            </w:div>
            <w:div w:id="1628315594">
              <w:marLeft w:val="0"/>
              <w:marRight w:val="0"/>
              <w:marTop w:val="0"/>
              <w:marBottom w:val="0"/>
              <w:divBdr>
                <w:top w:val="none" w:sz="0" w:space="0" w:color="auto"/>
                <w:left w:val="none" w:sz="0" w:space="0" w:color="auto"/>
                <w:bottom w:val="none" w:sz="0" w:space="0" w:color="auto"/>
                <w:right w:val="none" w:sz="0" w:space="0" w:color="auto"/>
              </w:divBdr>
            </w:div>
            <w:div w:id="347220965">
              <w:marLeft w:val="0"/>
              <w:marRight w:val="0"/>
              <w:marTop w:val="0"/>
              <w:marBottom w:val="0"/>
              <w:divBdr>
                <w:top w:val="none" w:sz="0" w:space="0" w:color="auto"/>
                <w:left w:val="none" w:sz="0" w:space="0" w:color="auto"/>
                <w:bottom w:val="none" w:sz="0" w:space="0" w:color="auto"/>
                <w:right w:val="none" w:sz="0" w:space="0" w:color="auto"/>
              </w:divBdr>
            </w:div>
            <w:div w:id="2075661315">
              <w:marLeft w:val="0"/>
              <w:marRight w:val="0"/>
              <w:marTop w:val="0"/>
              <w:marBottom w:val="0"/>
              <w:divBdr>
                <w:top w:val="none" w:sz="0" w:space="0" w:color="auto"/>
                <w:left w:val="none" w:sz="0" w:space="0" w:color="auto"/>
                <w:bottom w:val="none" w:sz="0" w:space="0" w:color="auto"/>
                <w:right w:val="none" w:sz="0" w:space="0" w:color="auto"/>
              </w:divBdr>
            </w:div>
            <w:div w:id="888030878">
              <w:marLeft w:val="0"/>
              <w:marRight w:val="0"/>
              <w:marTop w:val="0"/>
              <w:marBottom w:val="0"/>
              <w:divBdr>
                <w:top w:val="none" w:sz="0" w:space="0" w:color="auto"/>
                <w:left w:val="none" w:sz="0" w:space="0" w:color="auto"/>
                <w:bottom w:val="none" w:sz="0" w:space="0" w:color="auto"/>
                <w:right w:val="none" w:sz="0" w:space="0" w:color="auto"/>
              </w:divBdr>
            </w:div>
            <w:div w:id="782457100">
              <w:marLeft w:val="0"/>
              <w:marRight w:val="0"/>
              <w:marTop w:val="0"/>
              <w:marBottom w:val="0"/>
              <w:divBdr>
                <w:top w:val="none" w:sz="0" w:space="0" w:color="auto"/>
                <w:left w:val="none" w:sz="0" w:space="0" w:color="auto"/>
                <w:bottom w:val="none" w:sz="0" w:space="0" w:color="auto"/>
                <w:right w:val="none" w:sz="0" w:space="0" w:color="auto"/>
              </w:divBdr>
            </w:div>
            <w:div w:id="1430851792">
              <w:marLeft w:val="0"/>
              <w:marRight w:val="0"/>
              <w:marTop w:val="0"/>
              <w:marBottom w:val="0"/>
              <w:divBdr>
                <w:top w:val="none" w:sz="0" w:space="0" w:color="auto"/>
                <w:left w:val="none" w:sz="0" w:space="0" w:color="auto"/>
                <w:bottom w:val="none" w:sz="0" w:space="0" w:color="auto"/>
                <w:right w:val="none" w:sz="0" w:space="0" w:color="auto"/>
              </w:divBdr>
            </w:div>
            <w:div w:id="279072157">
              <w:marLeft w:val="0"/>
              <w:marRight w:val="0"/>
              <w:marTop w:val="0"/>
              <w:marBottom w:val="0"/>
              <w:divBdr>
                <w:top w:val="none" w:sz="0" w:space="0" w:color="auto"/>
                <w:left w:val="none" w:sz="0" w:space="0" w:color="auto"/>
                <w:bottom w:val="none" w:sz="0" w:space="0" w:color="auto"/>
                <w:right w:val="none" w:sz="0" w:space="0" w:color="auto"/>
              </w:divBdr>
            </w:div>
            <w:div w:id="206646122">
              <w:marLeft w:val="0"/>
              <w:marRight w:val="0"/>
              <w:marTop w:val="0"/>
              <w:marBottom w:val="0"/>
              <w:divBdr>
                <w:top w:val="none" w:sz="0" w:space="0" w:color="auto"/>
                <w:left w:val="none" w:sz="0" w:space="0" w:color="auto"/>
                <w:bottom w:val="none" w:sz="0" w:space="0" w:color="auto"/>
                <w:right w:val="none" w:sz="0" w:space="0" w:color="auto"/>
              </w:divBdr>
            </w:div>
            <w:div w:id="697320401">
              <w:marLeft w:val="0"/>
              <w:marRight w:val="0"/>
              <w:marTop w:val="0"/>
              <w:marBottom w:val="0"/>
              <w:divBdr>
                <w:top w:val="none" w:sz="0" w:space="0" w:color="auto"/>
                <w:left w:val="none" w:sz="0" w:space="0" w:color="auto"/>
                <w:bottom w:val="none" w:sz="0" w:space="0" w:color="auto"/>
                <w:right w:val="none" w:sz="0" w:space="0" w:color="auto"/>
              </w:divBdr>
            </w:div>
            <w:div w:id="1069308861">
              <w:marLeft w:val="0"/>
              <w:marRight w:val="0"/>
              <w:marTop w:val="0"/>
              <w:marBottom w:val="0"/>
              <w:divBdr>
                <w:top w:val="none" w:sz="0" w:space="0" w:color="auto"/>
                <w:left w:val="none" w:sz="0" w:space="0" w:color="auto"/>
                <w:bottom w:val="none" w:sz="0" w:space="0" w:color="auto"/>
                <w:right w:val="none" w:sz="0" w:space="0" w:color="auto"/>
              </w:divBdr>
            </w:div>
            <w:div w:id="1977485670">
              <w:marLeft w:val="0"/>
              <w:marRight w:val="0"/>
              <w:marTop w:val="0"/>
              <w:marBottom w:val="0"/>
              <w:divBdr>
                <w:top w:val="none" w:sz="0" w:space="0" w:color="auto"/>
                <w:left w:val="none" w:sz="0" w:space="0" w:color="auto"/>
                <w:bottom w:val="none" w:sz="0" w:space="0" w:color="auto"/>
                <w:right w:val="none" w:sz="0" w:space="0" w:color="auto"/>
              </w:divBdr>
            </w:div>
            <w:div w:id="352150948">
              <w:marLeft w:val="0"/>
              <w:marRight w:val="0"/>
              <w:marTop w:val="0"/>
              <w:marBottom w:val="0"/>
              <w:divBdr>
                <w:top w:val="none" w:sz="0" w:space="0" w:color="auto"/>
                <w:left w:val="none" w:sz="0" w:space="0" w:color="auto"/>
                <w:bottom w:val="none" w:sz="0" w:space="0" w:color="auto"/>
                <w:right w:val="none" w:sz="0" w:space="0" w:color="auto"/>
              </w:divBdr>
            </w:div>
            <w:div w:id="205376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5155">
      <w:bodyDiv w:val="1"/>
      <w:marLeft w:val="0"/>
      <w:marRight w:val="0"/>
      <w:marTop w:val="0"/>
      <w:marBottom w:val="0"/>
      <w:divBdr>
        <w:top w:val="none" w:sz="0" w:space="0" w:color="auto"/>
        <w:left w:val="none" w:sz="0" w:space="0" w:color="auto"/>
        <w:bottom w:val="none" w:sz="0" w:space="0" w:color="auto"/>
        <w:right w:val="none" w:sz="0" w:space="0" w:color="auto"/>
      </w:divBdr>
      <w:divsChild>
        <w:div w:id="228734679">
          <w:marLeft w:val="0"/>
          <w:marRight w:val="0"/>
          <w:marTop w:val="0"/>
          <w:marBottom w:val="0"/>
          <w:divBdr>
            <w:top w:val="none" w:sz="0" w:space="0" w:color="auto"/>
            <w:left w:val="none" w:sz="0" w:space="0" w:color="auto"/>
            <w:bottom w:val="none" w:sz="0" w:space="0" w:color="auto"/>
            <w:right w:val="none" w:sz="0" w:space="0" w:color="auto"/>
          </w:divBdr>
          <w:divsChild>
            <w:div w:id="1683512553">
              <w:marLeft w:val="0"/>
              <w:marRight w:val="0"/>
              <w:marTop w:val="0"/>
              <w:marBottom w:val="0"/>
              <w:divBdr>
                <w:top w:val="none" w:sz="0" w:space="0" w:color="auto"/>
                <w:left w:val="none" w:sz="0" w:space="0" w:color="auto"/>
                <w:bottom w:val="none" w:sz="0" w:space="0" w:color="auto"/>
                <w:right w:val="none" w:sz="0" w:space="0" w:color="auto"/>
              </w:divBdr>
            </w:div>
            <w:div w:id="14238178">
              <w:marLeft w:val="0"/>
              <w:marRight w:val="0"/>
              <w:marTop w:val="0"/>
              <w:marBottom w:val="0"/>
              <w:divBdr>
                <w:top w:val="none" w:sz="0" w:space="0" w:color="auto"/>
                <w:left w:val="none" w:sz="0" w:space="0" w:color="auto"/>
                <w:bottom w:val="none" w:sz="0" w:space="0" w:color="auto"/>
                <w:right w:val="none" w:sz="0" w:space="0" w:color="auto"/>
              </w:divBdr>
            </w:div>
            <w:div w:id="176890545">
              <w:marLeft w:val="0"/>
              <w:marRight w:val="0"/>
              <w:marTop w:val="0"/>
              <w:marBottom w:val="0"/>
              <w:divBdr>
                <w:top w:val="none" w:sz="0" w:space="0" w:color="auto"/>
                <w:left w:val="none" w:sz="0" w:space="0" w:color="auto"/>
                <w:bottom w:val="none" w:sz="0" w:space="0" w:color="auto"/>
                <w:right w:val="none" w:sz="0" w:space="0" w:color="auto"/>
              </w:divBdr>
            </w:div>
            <w:div w:id="209801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59643">
      <w:bodyDiv w:val="1"/>
      <w:marLeft w:val="0"/>
      <w:marRight w:val="0"/>
      <w:marTop w:val="0"/>
      <w:marBottom w:val="0"/>
      <w:divBdr>
        <w:top w:val="none" w:sz="0" w:space="0" w:color="auto"/>
        <w:left w:val="none" w:sz="0" w:space="0" w:color="auto"/>
        <w:bottom w:val="none" w:sz="0" w:space="0" w:color="auto"/>
        <w:right w:val="none" w:sz="0" w:space="0" w:color="auto"/>
      </w:divBdr>
      <w:divsChild>
        <w:div w:id="744062854">
          <w:marLeft w:val="0"/>
          <w:marRight w:val="0"/>
          <w:marTop w:val="0"/>
          <w:marBottom w:val="0"/>
          <w:divBdr>
            <w:top w:val="none" w:sz="0" w:space="0" w:color="auto"/>
            <w:left w:val="none" w:sz="0" w:space="0" w:color="auto"/>
            <w:bottom w:val="none" w:sz="0" w:space="0" w:color="auto"/>
            <w:right w:val="none" w:sz="0" w:space="0" w:color="auto"/>
          </w:divBdr>
          <w:divsChild>
            <w:div w:id="676153258">
              <w:marLeft w:val="0"/>
              <w:marRight w:val="0"/>
              <w:marTop w:val="0"/>
              <w:marBottom w:val="0"/>
              <w:divBdr>
                <w:top w:val="none" w:sz="0" w:space="0" w:color="auto"/>
                <w:left w:val="none" w:sz="0" w:space="0" w:color="auto"/>
                <w:bottom w:val="none" w:sz="0" w:space="0" w:color="auto"/>
                <w:right w:val="none" w:sz="0" w:space="0" w:color="auto"/>
              </w:divBdr>
            </w:div>
            <w:div w:id="1671444584">
              <w:marLeft w:val="0"/>
              <w:marRight w:val="0"/>
              <w:marTop w:val="0"/>
              <w:marBottom w:val="0"/>
              <w:divBdr>
                <w:top w:val="none" w:sz="0" w:space="0" w:color="auto"/>
                <w:left w:val="none" w:sz="0" w:space="0" w:color="auto"/>
                <w:bottom w:val="none" w:sz="0" w:space="0" w:color="auto"/>
                <w:right w:val="none" w:sz="0" w:space="0" w:color="auto"/>
              </w:divBdr>
            </w:div>
            <w:div w:id="11626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68625">
      <w:bodyDiv w:val="1"/>
      <w:marLeft w:val="0"/>
      <w:marRight w:val="0"/>
      <w:marTop w:val="0"/>
      <w:marBottom w:val="0"/>
      <w:divBdr>
        <w:top w:val="none" w:sz="0" w:space="0" w:color="auto"/>
        <w:left w:val="none" w:sz="0" w:space="0" w:color="auto"/>
        <w:bottom w:val="none" w:sz="0" w:space="0" w:color="auto"/>
        <w:right w:val="none" w:sz="0" w:space="0" w:color="auto"/>
      </w:divBdr>
      <w:divsChild>
        <w:div w:id="271205440">
          <w:marLeft w:val="0"/>
          <w:marRight w:val="0"/>
          <w:marTop w:val="0"/>
          <w:marBottom w:val="0"/>
          <w:divBdr>
            <w:top w:val="none" w:sz="0" w:space="0" w:color="auto"/>
            <w:left w:val="none" w:sz="0" w:space="0" w:color="auto"/>
            <w:bottom w:val="none" w:sz="0" w:space="0" w:color="auto"/>
            <w:right w:val="none" w:sz="0" w:space="0" w:color="auto"/>
          </w:divBdr>
          <w:divsChild>
            <w:div w:id="952634767">
              <w:marLeft w:val="0"/>
              <w:marRight w:val="0"/>
              <w:marTop w:val="0"/>
              <w:marBottom w:val="0"/>
              <w:divBdr>
                <w:top w:val="none" w:sz="0" w:space="0" w:color="auto"/>
                <w:left w:val="none" w:sz="0" w:space="0" w:color="auto"/>
                <w:bottom w:val="none" w:sz="0" w:space="0" w:color="auto"/>
                <w:right w:val="none" w:sz="0" w:space="0" w:color="auto"/>
              </w:divBdr>
            </w:div>
            <w:div w:id="630670960">
              <w:marLeft w:val="0"/>
              <w:marRight w:val="0"/>
              <w:marTop w:val="0"/>
              <w:marBottom w:val="0"/>
              <w:divBdr>
                <w:top w:val="none" w:sz="0" w:space="0" w:color="auto"/>
                <w:left w:val="none" w:sz="0" w:space="0" w:color="auto"/>
                <w:bottom w:val="none" w:sz="0" w:space="0" w:color="auto"/>
                <w:right w:val="none" w:sz="0" w:space="0" w:color="auto"/>
              </w:divBdr>
            </w:div>
            <w:div w:id="1695038936">
              <w:marLeft w:val="0"/>
              <w:marRight w:val="0"/>
              <w:marTop w:val="0"/>
              <w:marBottom w:val="0"/>
              <w:divBdr>
                <w:top w:val="none" w:sz="0" w:space="0" w:color="auto"/>
                <w:left w:val="none" w:sz="0" w:space="0" w:color="auto"/>
                <w:bottom w:val="none" w:sz="0" w:space="0" w:color="auto"/>
                <w:right w:val="none" w:sz="0" w:space="0" w:color="auto"/>
              </w:divBdr>
            </w:div>
            <w:div w:id="397442643">
              <w:marLeft w:val="0"/>
              <w:marRight w:val="0"/>
              <w:marTop w:val="0"/>
              <w:marBottom w:val="0"/>
              <w:divBdr>
                <w:top w:val="none" w:sz="0" w:space="0" w:color="auto"/>
                <w:left w:val="none" w:sz="0" w:space="0" w:color="auto"/>
                <w:bottom w:val="none" w:sz="0" w:space="0" w:color="auto"/>
                <w:right w:val="none" w:sz="0" w:space="0" w:color="auto"/>
              </w:divBdr>
            </w:div>
            <w:div w:id="1592809857">
              <w:marLeft w:val="0"/>
              <w:marRight w:val="0"/>
              <w:marTop w:val="0"/>
              <w:marBottom w:val="0"/>
              <w:divBdr>
                <w:top w:val="none" w:sz="0" w:space="0" w:color="auto"/>
                <w:left w:val="none" w:sz="0" w:space="0" w:color="auto"/>
                <w:bottom w:val="none" w:sz="0" w:space="0" w:color="auto"/>
                <w:right w:val="none" w:sz="0" w:space="0" w:color="auto"/>
              </w:divBdr>
            </w:div>
            <w:div w:id="1569456775">
              <w:marLeft w:val="0"/>
              <w:marRight w:val="0"/>
              <w:marTop w:val="0"/>
              <w:marBottom w:val="0"/>
              <w:divBdr>
                <w:top w:val="none" w:sz="0" w:space="0" w:color="auto"/>
                <w:left w:val="none" w:sz="0" w:space="0" w:color="auto"/>
                <w:bottom w:val="none" w:sz="0" w:space="0" w:color="auto"/>
                <w:right w:val="none" w:sz="0" w:space="0" w:color="auto"/>
              </w:divBdr>
            </w:div>
            <w:div w:id="2101444215">
              <w:marLeft w:val="0"/>
              <w:marRight w:val="0"/>
              <w:marTop w:val="0"/>
              <w:marBottom w:val="0"/>
              <w:divBdr>
                <w:top w:val="none" w:sz="0" w:space="0" w:color="auto"/>
                <w:left w:val="none" w:sz="0" w:space="0" w:color="auto"/>
                <w:bottom w:val="none" w:sz="0" w:space="0" w:color="auto"/>
                <w:right w:val="none" w:sz="0" w:space="0" w:color="auto"/>
              </w:divBdr>
            </w:div>
            <w:div w:id="1379009291">
              <w:marLeft w:val="0"/>
              <w:marRight w:val="0"/>
              <w:marTop w:val="0"/>
              <w:marBottom w:val="0"/>
              <w:divBdr>
                <w:top w:val="none" w:sz="0" w:space="0" w:color="auto"/>
                <w:left w:val="none" w:sz="0" w:space="0" w:color="auto"/>
                <w:bottom w:val="none" w:sz="0" w:space="0" w:color="auto"/>
                <w:right w:val="none" w:sz="0" w:space="0" w:color="auto"/>
              </w:divBdr>
            </w:div>
            <w:div w:id="1456950009">
              <w:marLeft w:val="0"/>
              <w:marRight w:val="0"/>
              <w:marTop w:val="0"/>
              <w:marBottom w:val="0"/>
              <w:divBdr>
                <w:top w:val="none" w:sz="0" w:space="0" w:color="auto"/>
                <w:left w:val="none" w:sz="0" w:space="0" w:color="auto"/>
                <w:bottom w:val="none" w:sz="0" w:space="0" w:color="auto"/>
                <w:right w:val="none" w:sz="0" w:space="0" w:color="auto"/>
              </w:divBdr>
            </w:div>
            <w:div w:id="1441410649">
              <w:marLeft w:val="0"/>
              <w:marRight w:val="0"/>
              <w:marTop w:val="0"/>
              <w:marBottom w:val="0"/>
              <w:divBdr>
                <w:top w:val="none" w:sz="0" w:space="0" w:color="auto"/>
                <w:left w:val="none" w:sz="0" w:space="0" w:color="auto"/>
                <w:bottom w:val="none" w:sz="0" w:space="0" w:color="auto"/>
                <w:right w:val="none" w:sz="0" w:space="0" w:color="auto"/>
              </w:divBdr>
            </w:div>
            <w:div w:id="675689539">
              <w:marLeft w:val="0"/>
              <w:marRight w:val="0"/>
              <w:marTop w:val="0"/>
              <w:marBottom w:val="0"/>
              <w:divBdr>
                <w:top w:val="none" w:sz="0" w:space="0" w:color="auto"/>
                <w:left w:val="none" w:sz="0" w:space="0" w:color="auto"/>
                <w:bottom w:val="none" w:sz="0" w:space="0" w:color="auto"/>
                <w:right w:val="none" w:sz="0" w:space="0" w:color="auto"/>
              </w:divBdr>
            </w:div>
            <w:div w:id="283656437">
              <w:marLeft w:val="0"/>
              <w:marRight w:val="0"/>
              <w:marTop w:val="0"/>
              <w:marBottom w:val="0"/>
              <w:divBdr>
                <w:top w:val="none" w:sz="0" w:space="0" w:color="auto"/>
                <w:left w:val="none" w:sz="0" w:space="0" w:color="auto"/>
                <w:bottom w:val="none" w:sz="0" w:space="0" w:color="auto"/>
                <w:right w:val="none" w:sz="0" w:space="0" w:color="auto"/>
              </w:divBdr>
            </w:div>
            <w:div w:id="145171799">
              <w:marLeft w:val="0"/>
              <w:marRight w:val="0"/>
              <w:marTop w:val="0"/>
              <w:marBottom w:val="0"/>
              <w:divBdr>
                <w:top w:val="none" w:sz="0" w:space="0" w:color="auto"/>
                <w:left w:val="none" w:sz="0" w:space="0" w:color="auto"/>
                <w:bottom w:val="none" w:sz="0" w:space="0" w:color="auto"/>
                <w:right w:val="none" w:sz="0" w:space="0" w:color="auto"/>
              </w:divBdr>
            </w:div>
            <w:div w:id="2086606804">
              <w:marLeft w:val="0"/>
              <w:marRight w:val="0"/>
              <w:marTop w:val="0"/>
              <w:marBottom w:val="0"/>
              <w:divBdr>
                <w:top w:val="none" w:sz="0" w:space="0" w:color="auto"/>
                <w:left w:val="none" w:sz="0" w:space="0" w:color="auto"/>
                <w:bottom w:val="none" w:sz="0" w:space="0" w:color="auto"/>
                <w:right w:val="none" w:sz="0" w:space="0" w:color="auto"/>
              </w:divBdr>
            </w:div>
            <w:div w:id="913125473">
              <w:marLeft w:val="0"/>
              <w:marRight w:val="0"/>
              <w:marTop w:val="0"/>
              <w:marBottom w:val="0"/>
              <w:divBdr>
                <w:top w:val="none" w:sz="0" w:space="0" w:color="auto"/>
                <w:left w:val="none" w:sz="0" w:space="0" w:color="auto"/>
                <w:bottom w:val="none" w:sz="0" w:space="0" w:color="auto"/>
                <w:right w:val="none" w:sz="0" w:space="0" w:color="auto"/>
              </w:divBdr>
            </w:div>
            <w:div w:id="68626344">
              <w:marLeft w:val="0"/>
              <w:marRight w:val="0"/>
              <w:marTop w:val="0"/>
              <w:marBottom w:val="0"/>
              <w:divBdr>
                <w:top w:val="none" w:sz="0" w:space="0" w:color="auto"/>
                <w:left w:val="none" w:sz="0" w:space="0" w:color="auto"/>
                <w:bottom w:val="none" w:sz="0" w:space="0" w:color="auto"/>
                <w:right w:val="none" w:sz="0" w:space="0" w:color="auto"/>
              </w:divBdr>
            </w:div>
            <w:div w:id="1508906044">
              <w:marLeft w:val="0"/>
              <w:marRight w:val="0"/>
              <w:marTop w:val="0"/>
              <w:marBottom w:val="0"/>
              <w:divBdr>
                <w:top w:val="none" w:sz="0" w:space="0" w:color="auto"/>
                <w:left w:val="none" w:sz="0" w:space="0" w:color="auto"/>
                <w:bottom w:val="none" w:sz="0" w:space="0" w:color="auto"/>
                <w:right w:val="none" w:sz="0" w:space="0" w:color="auto"/>
              </w:divBdr>
            </w:div>
            <w:div w:id="1120300517">
              <w:marLeft w:val="0"/>
              <w:marRight w:val="0"/>
              <w:marTop w:val="0"/>
              <w:marBottom w:val="0"/>
              <w:divBdr>
                <w:top w:val="none" w:sz="0" w:space="0" w:color="auto"/>
                <w:left w:val="none" w:sz="0" w:space="0" w:color="auto"/>
                <w:bottom w:val="none" w:sz="0" w:space="0" w:color="auto"/>
                <w:right w:val="none" w:sz="0" w:space="0" w:color="auto"/>
              </w:divBdr>
            </w:div>
            <w:div w:id="2145848141">
              <w:marLeft w:val="0"/>
              <w:marRight w:val="0"/>
              <w:marTop w:val="0"/>
              <w:marBottom w:val="0"/>
              <w:divBdr>
                <w:top w:val="none" w:sz="0" w:space="0" w:color="auto"/>
                <w:left w:val="none" w:sz="0" w:space="0" w:color="auto"/>
                <w:bottom w:val="none" w:sz="0" w:space="0" w:color="auto"/>
                <w:right w:val="none" w:sz="0" w:space="0" w:color="auto"/>
              </w:divBdr>
            </w:div>
            <w:div w:id="552422717">
              <w:marLeft w:val="0"/>
              <w:marRight w:val="0"/>
              <w:marTop w:val="0"/>
              <w:marBottom w:val="0"/>
              <w:divBdr>
                <w:top w:val="none" w:sz="0" w:space="0" w:color="auto"/>
                <w:left w:val="none" w:sz="0" w:space="0" w:color="auto"/>
                <w:bottom w:val="none" w:sz="0" w:space="0" w:color="auto"/>
                <w:right w:val="none" w:sz="0" w:space="0" w:color="auto"/>
              </w:divBdr>
            </w:div>
            <w:div w:id="745615458">
              <w:marLeft w:val="0"/>
              <w:marRight w:val="0"/>
              <w:marTop w:val="0"/>
              <w:marBottom w:val="0"/>
              <w:divBdr>
                <w:top w:val="none" w:sz="0" w:space="0" w:color="auto"/>
                <w:left w:val="none" w:sz="0" w:space="0" w:color="auto"/>
                <w:bottom w:val="none" w:sz="0" w:space="0" w:color="auto"/>
                <w:right w:val="none" w:sz="0" w:space="0" w:color="auto"/>
              </w:divBdr>
            </w:div>
            <w:div w:id="909657162">
              <w:marLeft w:val="0"/>
              <w:marRight w:val="0"/>
              <w:marTop w:val="0"/>
              <w:marBottom w:val="0"/>
              <w:divBdr>
                <w:top w:val="none" w:sz="0" w:space="0" w:color="auto"/>
                <w:left w:val="none" w:sz="0" w:space="0" w:color="auto"/>
                <w:bottom w:val="none" w:sz="0" w:space="0" w:color="auto"/>
                <w:right w:val="none" w:sz="0" w:space="0" w:color="auto"/>
              </w:divBdr>
            </w:div>
            <w:div w:id="1946691185">
              <w:marLeft w:val="0"/>
              <w:marRight w:val="0"/>
              <w:marTop w:val="0"/>
              <w:marBottom w:val="0"/>
              <w:divBdr>
                <w:top w:val="none" w:sz="0" w:space="0" w:color="auto"/>
                <w:left w:val="none" w:sz="0" w:space="0" w:color="auto"/>
                <w:bottom w:val="none" w:sz="0" w:space="0" w:color="auto"/>
                <w:right w:val="none" w:sz="0" w:space="0" w:color="auto"/>
              </w:divBdr>
            </w:div>
            <w:div w:id="1081950151">
              <w:marLeft w:val="0"/>
              <w:marRight w:val="0"/>
              <w:marTop w:val="0"/>
              <w:marBottom w:val="0"/>
              <w:divBdr>
                <w:top w:val="none" w:sz="0" w:space="0" w:color="auto"/>
                <w:left w:val="none" w:sz="0" w:space="0" w:color="auto"/>
                <w:bottom w:val="none" w:sz="0" w:space="0" w:color="auto"/>
                <w:right w:val="none" w:sz="0" w:space="0" w:color="auto"/>
              </w:divBdr>
            </w:div>
            <w:div w:id="1602496338">
              <w:marLeft w:val="0"/>
              <w:marRight w:val="0"/>
              <w:marTop w:val="0"/>
              <w:marBottom w:val="0"/>
              <w:divBdr>
                <w:top w:val="none" w:sz="0" w:space="0" w:color="auto"/>
                <w:left w:val="none" w:sz="0" w:space="0" w:color="auto"/>
                <w:bottom w:val="none" w:sz="0" w:space="0" w:color="auto"/>
                <w:right w:val="none" w:sz="0" w:space="0" w:color="auto"/>
              </w:divBdr>
            </w:div>
            <w:div w:id="4595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94523">
      <w:bodyDiv w:val="1"/>
      <w:marLeft w:val="0"/>
      <w:marRight w:val="0"/>
      <w:marTop w:val="0"/>
      <w:marBottom w:val="0"/>
      <w:divBdr>
        <w:top w:val="none" w:sz="0" w:space="0" w:color="auto"/>
        <w:left w:val="none" w:sz="0" w:space="0" w:color="auto"/>
        <w:bottom w:val="none" w:sz="0" w:space="0" w:color="auto"/>
        <w:right w:val="none" w:sz="0" w:space="0" w:color="auto"/>
      </w:divBdr>
      <w:divsChild>
        <w:div w:id="848444356">
          <w:marLeft w:val="0"/>
          <w:marRight w:val="0"/>
          <w:marTop w:val="0"/>
          <w:marBottom w:val="0"/>
          <w:divBdr>
            <w:top w:val="none" w:sz="0" w:space="0" w:color="auto"/>
            <w:left w:val="none" w:sz="0" w:space="0" w:color="auto"/>
            <w:bottom w:val="none" w:sz="0" w:space="0" w:color="auto"/>
            <w:right w:val="none" w:sz="0" w:space="0" w:color="auto"/>
          </w:divBdr>
          <w:divsChild>
            <w:div w:id="1146170161">
              <w:marLeft w:val="0"/>
              <w:marRight w:val="0"/>
              <w:marTop w:val="0"/>
              <w:marBottom w:val="0"/>
              <w:divBdr>
                <w:top w:val="none" w:sz="0" w:space="0" w:color="auto"/>
                <w:left w:val="none" w:sz="0" w:space="0" w:color="auto"/>
                <w:bottom w:val="none" w:sz="0" w:space="0" w:color="auto"/>
                <w:right w:val="none" w:sz="0" w:space="0" w:color="auto"/>
              </w:divBdr>
            </w:div>
            <w:div w:id="401605826">
              <w:marLeft w:val="0"/>
              <w:marRight w:val="0"/>
              <w:marTop w:val="0"/>
              <w:marBottom w:val="0"/>
              <w:divBdr>
                <w:top w:val="none" w:sz="0" w:space="0" w:color="auto"/>
                <w:left w:val="none" w:sz="0" w:space="0" w:color="auto"/>
                <w:bottom w:val="none" w:sz="0" w:space="0" w:color="auto"/>
                <w:right w:val="none" w:sz="0" w:space="0" w:color="auto"/>
              </w:divBdr>
            </w:div>
            <w:div w:id="2117214657">
              <w:marLeft w:val="0"/>
              <w:marRight w:val="0"/>
              <w:marTop w:val="0"/>
              <w:marBottom w:val="0"/>
              <w:divBdr>
                <w:top w:val="none" w:sz="0" w:space="0" w:color="auto"/>
                <w:left w:val="none" w:sz="0" w:space="0" w:color="auto"/>
                <w:bottom w:val="none" w:sz="0" w:space="0" w:color="auto"/>
                <w:right w:val="none" w:sz="0" w:space="0" w:color="auto"/>
              </w:divBdr>
            </w:div>
            <w:div w:id="1973974436">
              <w:marLeft w:val="0"/>
              <w:marRight w:val="0"/>
              <w:marTop w:val="0"/>
              <w:marBottom w:val="0"/>
              <w:divBdr>
                <w:top w:val="none" w:sz="0" w:space="0" w:color="auto"/>
                <w:left w:val="none" w:sz="0" w:space="0" w:color="auto"/>
                <w:bottom w:val="none" w:sz="0" w:space="0" w:color="auto"/>
                <w:right w:val="none" w:sz="0" w:space="0" w:color="auto"/>
              </w:divBdr>
            </w:div>
            <w:div w:id="769933554">
              <w:marLeft w:val="0"/>
              <w:marRight w:val="0"/>
              <w:marTop w:val="0"/>
              <w:marBottom w:val="0"/>
              <w:divBdr>
                <w:top w:val="none" w:sz="0" w:space="0" w:color="auto"/>
                <w:left w:val="none" w:sz="0" w:space="0" w:color="auto"/>
                <w:bottom w:val="none" w:sz="0" w:space="0" w:color="auto"/>
                <w:right w:val="none" w:sz="0" w:space="0" w:color="auto"/>
              </w:divBdr>
            </w:div>
            <w:div w:id="293220254">
              <w:marLeft w:val="0"/>
              <w:marRight w:val="0"/>
              <w:marTop w:val="0"/>
              <w:marBottom w:val="0"/>
              <w:divBdr>
                <w:top w:val="none" w:sz="0" w:space="0" w:color="auto"/>
                <w:left w:val="none" w:sz="0" w:space="0" w:color="auto"/>
                <w:bottom w:val="none" w:sz="0" w:space="0" w:color="auto"/>
                <w:right w:val="none" w:sz="0" w:space="0" w:color="auto"/>
              </w:divBdr>
            </w:div>
            <w:div w:id="1337263851">
              <w:marLeft w:val="0"/>
              <w:marRight w:val="0"/>
              <w:marTop w:val="0"/>
              <w:marBottom w:val="0"/>
              <w:divBdr>
                <w:top w:val="none" w:sz="0" w:space="0" w:color="auto"/>
                <w:left w:val="none" w:sz="0" w:space="0" w:color="auto"/>
                <w:bottom w:val="none" w:sz="0" w:space="0" w:color="auto"/>
                <w:right w:val="none" w:sz="0" w:space="0" w:color="auto"/>
              </w:divBdr>
            </w:div>
            <w:div w:id="1639646981">
              <w:marLeft w:val="0"/>
              <w:marRight w:val="0"/>
              <w:marTop w:val="0"/>
              <w:marBottom w:val="0"/>
              <w:divBdr>
                <w:top w:val="none" w:sz="0" w:space="0" w:color="auto"/>
                <w:left w:val="none" w:sz="0" w:space="0" w:color="auto"/>
                <w:bottom w:val="none" w:sz="0" w:space="0" w:color="auto"/>
                <w:right w:val="none" w:sz="0" w:space="0" w:color="auto"/>
              </w:divBdr>
            </w:div>
            <w:div w:id="1732728982">
              <w:marLeft w:val="0"/>
              <w:marRight w:val="0"/>
              <w:marTop w:val="0"/>
              <w:marBottom w:val="0"/>
              <w:divBdr>
                <w:top w:val="none" w:sz="0" w:space="0" w:color="auto"/>
                <w:left w:val="none" w:sz="0" w:space="0" w:color="auto"/>
                <w:bottom w:val="none" w:sz="0" w:space="0" w:color="auto"/>
                <w:right w:val="none" w:sz="0" w:space="0" w:color="auto"/>
              </w:divBdr>
            </w:div>
            <w:div w:id="420610712">
              <w:marLeft w:val="0"/>
              <w:marRight w:val="0"/>
              <w:marTop w:val="0"/>
              <w:marBottom w:val="0"/>
              <w:divBdr>
                <w:top w:val="none" w:sz="0" w:space="0" w:color="auto"/>
                <w:left w:val="none" w:sz="0" w:space="0" w:color="auto"/>
                <w:bottom w:val="none" w:sz="0" w:space="0" w:color="auto"/>
                <w:right w:val="none" w:sz="0" w:space="0" w:color="auto"/>
              </w:divBdr>
            </w:div>
            <w:div w:id="79061589">
              <w:marLeft w:val="0"/>
              <w:marRight w:val="0"/>
              <w:marTop w:val="0"/>
              <w:marBottom w:val="0"/>
              <w:divBdr>
                <w:top w:val="none" w:sz="0" w:space="0" w:color="auto"/>
                <w:left w:val="none" w:sz="0" w:space="0" w:color="auto"/>
                <w:bottom w:val="none" w:sz="0" w:space="0" w:color="auto"/>
                <w:right w:val="none" w:sz="0" w:space="0" w:color="auto"/>
              </w:divBdr>
            </w:div>
            <w:div w:id="182983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5916">
      <w:bodyDiv w:val="1"/>
      <w:marLeft w:val="0"/>
      <w:marRight w:val="0"/>
      <w:marTop w:val="0"/>
      <w:marBottom w:val="0"/>
      <w:divBdr>
        <w:top w:val="none" w:sz="0" w:space="0" w:color="auto"/>
        <w:left w:val="none" w:sz="0" w:space="0" w:color="auto"/>
        <w:bottom w:val="none" w:sz="0" w:space="0" w:color="auto"/>
        <w:right w:val="none" w:sz="0" w:space="0" w:color="auto"/>
      </w:divBdr>
      <w:divsChild>
        <w:div w:id="831603949">
          <w:marLeft w:val="0"/>
          <w:marRight w:val="0"/>
          <w:marTop w:val="0"/>
          <w:marBottom w:val="0"/>
          <w:divBdr>
            <w:top w:val="none" w:sz="0" w:space="0" w:color="auto"/>
            <w:left w:val="none" w:sz="0" w:space="0" w:color="auto"/>
            <w:bottom w:val="none" w:sz="0" w:space="0" w:color="auto"/>
            <w:right w:val="none" w:sz="0" w:space="0" w:color="auto"/>
          </w:divBdr>
          <w:divsChild>
            <w:div w:id="2084139508">
              <w:marLeft w:val="0"/>
              <w:marRight w:val="0"/>
              <w:marTop w:val="0"/>
              <w:marBottom w:val="0"/>
              <w:divBdr>
                <w:top w:val="none" w:sz="0" w:space="0" w:color="auto"/>
                <w:left w:val="none" w:sz="0" w:space="0" w:color="auto"/>
                <w:bottom w:val="none" w:sz="0" w:space="0" w:color="auto"/>
                <w:right w:val="none" w:sz="0" w:space="0" w:color="auto"/>
              </w:divBdr>
            </w:div>
            <w:div w:id="931621466">
              <w:marLeft w:val="0"/>
              <w:marRight w:val="0"/>
              <w:marTop w:val="0"/>
              <w:marBottom w:val="0"/>
              <w:divBdr>
                <w:top w:val="none" w:sz="0" w:space="0" w:color="auto"/>
                <w:left w:val="none" w:sz="0" w:space="0" w:color="auto"/>
                <w:bottom w:val="none" w:sz="0" w:space="0" w:color="auto"/>
                <w:right w:val="none" w:sz="0" w:space="0" w:color="auto"/>
              </w:divBdr>
            </w:div>
            <w:div w:id="640039004">
              <w:marLeft w:val="0"/>
              <w:marRight w:val="0"/>
              <w:marTop w:val="0"/>
              <w:marBottom w:val="0"/>
              <w:divBdr>
                <w:top w:val="none" w:sz="0" w:space="0" w:color="auto"/>
                <w:left w:val="none" w:sz="0" w:space="0" w:color="auto"/>
                <w:bottom w:val="none" w:sz="0" w:space="0" w:color="auto"/>
                <w:right w:val="none" w:sz="0" w:space="0" w:color="auto"/>
              </w:divBdr>
            </w:div>
            <w:div w:id="934289804">
              <w:marLeft w:val="0"/>
              <w:marRight w:val="0"/>
              <w:marTop w:val="0"/>
              <w:marBottom w:val="0"/>
              <w:divBdr>
                <w:top w:val="none" w:sz="0" w:space="0" w:color="auto"/>
                <w:left w:val="none" w:sz="0" w:space="0" w:color="auto"/>
                <w:bottom w:val="none" w:sz="0" w:space="0" w:color="auto"/>
                <w:right w:val="none" w:sz="0" w:space="0" w:color="auto"/>
              </w:divBdr>
            </w:div>
            <w:div w:id="2060785321">
              <w:marLeft w:val="0"/>
              <w:marRight w:val="0"/>
              <w:marTop w:val="0"/>
              <w:marBottom w:val="0"/>
              <w:divBdr>
                <w:top w:val="none" w:sz="0" w:space="0" w:color="auto"/>
                <w:left w:val="none" w:sz="0" w:space="0" w:color="auto"/>
                <w:bottom w:val="none" w:sz="0" w:space="0" w:color="auto"/>
                <w:right w:val="none" w:sz="0" w:space="0" w:color="auto"/>
              </w:divBdr>
            </w:div>
            <w:div w:id="1802110443">
              <w:marLeft w:val="0"/>
              <w:marRight w:val="0"/>
              <w:marTop w:val="0"/>
              <w:marBottom w:val="0"/>
              <w:divBdr>
                <w:top w:val="none" w:sz="0" w:space="0" w:color="auto"/>
                <w:left w:val="none" w:sz="0" w:space="0" w:color="auto"/>
                <w:bottom w:val="none" w:sz="0" w:space="0" w:color="auto"/>
                <w:right w:val="none" w:sz="0" w:space="0" w:color="auto"/>
              </w:divBdr>
            </w:div>
            <w:div w:id="56827565">
              <w:marLeft w:val="0"/>
              <w:marRight w:val="0"/>
              <w:marTop w:val="0"/>
              <w:marBottom w:val="0"/>
              <w:divBdr>
                <w:top w:val="none" w:sz="0" w:space="0" w:color="auto"/>
                <w:left w:val="none" w:sz="0" w:space="0" w:color="auto"/>
                <w:bottom w:val="none" w:sz="0" w:space="0" w:color="auto"/>
                <w:right w:val="none" w:sz="0" w:space="0" w:color="auto"/>
              </w:divBdr>
            </w:div>
            <w:div w:id="1831481370">
              <w:marLeft w:val="0"/>
              <w:marRight w:val="0"/>
              <w:marTop w:val="0"/>
              <w:marBottom w:val="0"/>
              <w:divBdr>
                <w:top w:val="none" w:sz="0" w:space="0" w:color="auto"/>
                <w:left w:val="none" w:sz="0" w:space="0" w:color="auto"/>
                <w:bottom w:val="none" w:sz="0" w:space="0" w:color="auto"/>
                <w:right w:val="none" w:sz="0" w:space="0" w:color="auto"/>
              </w:divBdr>
            </w:div>
            <w:div w:id="1986860087">
              <w:marLeft w:val="0"/>
              <w:marRight w:val="0"/>
              <w:marTop w:val="0"/>
              <w:marBottom w:val="0"/>
              <w:divBdr>
                <w:top w:val="none" w:sz="0" w:space="0" w:color="auto"/>
                <w:left w:val="none" w:sz="0" w:space="0" w:color="auto"/>
                <w:bottom w:val="none" w:sz="0" w:space="0" w:color="auto"/>
                <w:right w:val="none" w:sz="0" w:space="0" w:color="auto"/>
              </w:divBdr>
            </w:div>
            <w:div w:id="115150113">
              <w:marLeft w:val="0"/>
              <w:marRight w:val="0"/>
              <w:marTop w:val="0"/>
              <w:marBottom w:val="0"/>
              <w:divBdr>
                <w:top w:val="none" w:sz="0" w:space="0" w:color="auto"/>
                <w:left w:val="none" w:sz="0" w:space="0" w:color="auto"/>
                <w:bottom w:val="none" w:sz="0" w:space="0" w:color="auto"/>
                <w:right w:val="none" w:sz="0" w:space="0" w:color="auto"/>
              </w:divBdr>
            </w:div>
            <w:div w:id="812062099">
              <w:marLeft w:val="0"/>
              <w:marRight w:val="0"/>
              <w:marTop w:val="0"/>
              <w:marBottom w:val="0"/>
              <w:divBdr>
                <w:top w:val="none" w:sz="0" w:space="0" w:color="auto"/>
                <w:left w:val="none" w:sz="0" w:space="0" w:color="auto"/>
                <w:bottom w:val="none" w:sz="0" w:space="0" w:color="auto"/>
                <w:right w:val="none" w:sz="0" w:space="0" w:color="auto"/>
              </w:divBdr>
            </w:div>
            <w:div w:id="108753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872072">
      <w:bodyDiv w:val="1"/>
      <w:marLeft w:val="0"/>
      <w:marRight w:val="0"/>
      <w:marTop w:val="0"/>
      <w:marBottom w:val="0"/>
      <w:divBdr>
        <w:top w:val="none" w:sz="0" w:space="0" w:color="auto"/>
        <w:left w:val="none" w:sz="0" w:space="0" w:color="auto"/>
        <w:bottom w:val="none" w:sz="0" w:space="0" w:color="auto"/>
        <w:right w:val="none" w:sz="0" w:space="0" w:color="auto"/>
      </w:divBdr>
      <w:divsChild>
        <w:div w:id="1363046177">
          <w:marLeft w:val="0"/>
          <w:marRight w:val="0"/>
          <w:marTop w:val="0"/>
          <w:marBottom w:val="0"/>
          <w:divBdr>
            <w:top w:val="none" w:sz="0" w:space="0" w:color="auto"/>
            <w:left w:val="none" w:sz="0" w:space="0" w:color="auto"/>
            <w:bottom w:val="none" w:sz="0" w:space="0" w:color="auto"/>
            <w:right w:val="none" w:sz="0" w:space="0" w:color="auto"/>
          </w:divBdr>
          <w:divsChild>
            <w:div w:id="470295227">
              <w:marLeft w:val="0"/>
              <w:marRight w:val="0"/>
              <w:marTop w:val="0"/>
              <w:marBottom w:val="0"/>
              <w:divBdr>
                <w:top w:val="none" w:sz="0" w:space="0" w:color="auto"/>
                <w:left w:val="none" w:sz="0" w:space="0" w:color="auto"/>
                <w:bottom w:val="none" w:sz="0" w:space="0" w:color="auto"/>
                <w:right w:val="none" w:sz="0" w:space="0" w:color="auto"/>
              </w:divBdr>
            </w:div>
            <w:div w:id="1938052488">
              <w:marLeft w:val="0"/>
              <w:marRight w:val="0"/>
              <w:marTop w:val="0"/>
              <w:marBottom w:val="0"/>
              <w:divBdr>
                <w:top w:val="none" w:sz="0" w:space="0" w:color="auto"/>
                <w:left w:val="none" w:sz="0" w:space="0" w:color="auto"/>
                <w:bottom w:val="none" w:sz="0" w:space="0" w:color="auto"/>
                <w:right w:val="none" w:sz="0" w:space="0" w:color="auto"/>
              </w:divBdr>
            </w:div>
            <w:div w:id="1572740771">
              <w:marLeft w:val="0"/>
              <w:marRight w:val="0"/>
              <w:marTop w:val="0"/>
              <w:marBottom w:val="0"/>
              <w:divBdr>
                <w:top w:val="none" w:sz="0" w:space="0" w:color="auto"/>
                <w:left w:val="none" w:sz="0" w:space="0" w:color="auto"/>
                <w:bottom w:val="none" w:sz="0" w:space="0" w:color="auto"/>
                <w:right w:val="none" w:sz="0" w:space="0" w:color="auto"/>
              </w:divBdr>
            </w:div>
            <w:div w:id="163460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84653">
      <w:bodyDiv w:val="1"/>
      <w:marLeft w:val="0"/>
      <w:marRight w:val="0"/>
      <w:marTop w:val="0"/>
      <w:marBottom w:val="0"/>
      <w:divBdr>
        <w:top w:val="none" w:sz="0" w:space="0" w:color="auto"/>
        <w:left w:val="none" w:sz="0" w:space="0" w:color="auto"/>
        <w:bottom w:val="none" w:sz="0" w:space="0" w:color="auto"/>
        <w:right w:val="none" w:sz="0" w:space="0" w:color="auto"/>
      </w:divBdr>
      <w:divsChild>
        <w:div w:id="1803040858">
          <w:marLeft w:val="0"/>
          <w:marRight w:val="0"/>
          <w:marTop w:val="0"/>
          <w:marBottom w:val="0"/>
          <w:divBdr>
            <w:top w:val="none" w:sz="0" w:space="0" w:color="auto"/>
            <w:left w:val="none" w:sz="0" w:space="0" w:color="auto"/>
            <w:bottom w:val="none" w:sz="0" w:space="0" w:color="auto"/>
            <w:right w:val="none" w:sz="0" w:space="0" w:color="auto"/>
          </w:divBdr>
          <w:divsChild>
            <w:div w:id="1011448111">
              <w:marLeft w:val="0"/>
              <w:marRight w:val="0"/>
              <w:marTop w:val="0"/>
              <w:marBottom w:val="0"/>
              <w:divBdr>
                <w:top w:val="none" w:sz="0" w:space="0" w:color="auto"/>
                <w:left w:val="none" w:sz="0" w:space="0" w:color="auto"/>
                <w:bottom w:val="none" w:sz="0" w:space="0" w:color="auto"/>
                <w:right w:val="none" w:sz="0" w:space="0" w:color="auto"/>
              </w:divBdr>
            </w:div>
            <w:div w:id="455948427">
              <w:marLeft w:val="0"/>
              <w:marRight w:val="0"/>
              <w:marTop w:val="0"/>
              <w:marBottom w:val="0"/>
              <w:divBdr>
                <w:top w:val="none" w:sz="0" w:space="0" w:color="auto"/>
                <w:left w:val="none" w:sz="0" w:space="0" w:color="auto"/>
                <w:bottom w:val="none" w:sz="0" w:space="0" w:color="auto"/>
                <w:right w:val="none" w:sz="0" w:space="0" w:color="auto"/>
              </w:divBdr>
            </w:div>
            <w:div w:id="1248004736">
              <w:marLeft w:val="0"/>
              <w:marRight w:val="0"/>
              <w:marTop w:val="0"/>
              <w:marBottom w:val="0"/>
              <w:divBdr>
                <w:top w:val="none" w:sz="0" w:space="0" w:color="auto"/>
                <w:left w:val="none" w:sz="0" w:space="0" w:color="auto"/>
                <w:bottom w:val="none" w:sz="0" w:space="0" w:color="auto"/>
                <w:right w:val="none" w:sz="0" w:space="0" w:color="auto"/>
              </w:divBdr>
            </w:div>
            <w:div w:id="144592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2061</Words>
  <Characters>11749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Prerana Kulkarni</dc:creator>
  <cp:lastModifiedBy>Prerana Kulkarni</cp:lastModifiedBy>
  <cp:revision>2</cp:revision>
  <dcterms:created xsi:type="dcterms:W3CDTF">2024-03-30T04:02:00Z</dcterms:created>
  <dcterms:modified xsi:type="dcterms:W3CDTF">2024-03-30T04:02:00Z</dcterms:modified>
</cp:coreProperties>
</file>